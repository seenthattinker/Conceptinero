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iagrams/drawing3.xml" ContentType="application/vnd.openxmlformats-officedocument.drawingml.diagramDrawing+xml"/>
  <Override PartName="/word/diagrams/colors3.xml" ContentType="application/vnd.openxmlformats-officedocument.drawingml.diagramColors+xml"/>
  <Override PartName="/word/diagrams/quickStyle3.xml" ContentType="application/vnd.openxmlformats-officedocument.drawingml.diagramStyle+xml"/>
  <Override PartName="/word/diagrams/data3.xml" ContentType="application/vnd.openxmlformats-officedocument.drawingml.diagramData+xml"/>
  <Override PartName="/word/diagrams/layout3.xml" ContentType="application/vnd.openxmlformats-officedocument.drawingml.diagramLayout+xml"/>
  <Override PartName="/word/fontTable.xml" ContentType="application/vnd.openxmlformats-officedocument.wordprocessingml.fontTable+xml"/>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bookmarkStart w:id="0" w:name="cyssc-platform-modernization-t661"/>
      <w:bookmarkEnd w:id="0"/>
      <w:r>
        <w:rPr/>
        <w:t>CYSSC Platform Modernization T661</w:t>
      </w:r>
    </w:p>
    <w:p>
      <w:pPr>
        <w:pStyle w:val="Heading3"/>
        <w:rPr/>
      </w:pPr>
      <w:bookmarkStart w:id="1" w:name="what-scientific-or-technological-uncerta"/>
      <w:bookmarkEnd w:id="1"/>
      <w:r>
        <w:rPr/>
        <w:t>What scientific or technological uncertainties did you attempt to overcome? (Maximum 350 words)</w:t>
      </w:r>
    </w:p>
    <w:p>
      <w:pPr>
        <w:pStyle w:val="FirstParagraph"/>
        <w:rPr/>
      </w:pPr>
      <w:r>
        <w:rPr/>
        <w:t xml:space="preserve">￼ </w:t>
      </w:r>
    </w:p>
    <w:p>
      <w:pPr>
        <w:pStyle w:val="TextBody"/>
        <w:rPr/>
      </w:pPr>
      <w:r>
        <w:rPr/>
        <w:t>We needed a process to move three layer systems — data, business, presentation — from a legacy infrastructure to the cloud.</w:t>
      </w:r>
    </w:p>
    <w:p>
      <w:pPr>
        <w:pStyle w:val="TextBody"/>
        <w:rPr/>
      </w:pPr>
      <w:r>
        <w:rPr/>
        <w:t>The Ministry of Children, Community and Social Services (Ministry) mandate includes responsibilities for social assistance, child welfare, and spousal and child support. The Ministry relies on a variety of applications to support its mandate. Of these applications, the three largest are the Social Assistance Management System (SAMS) to deliver social assistance services, the Child Protection Information Network (CPIN) as the consolidated case management system for Children’s Aid Societies that maintains critical information about every child in need of protection, and the Family Case Management System (FCMS) to manage and process payments for spousal and child support. The Common Cluster Platform (CCP) hardware used to house these applications is IBM Power 7/8 infrastructure on which the underpinning technology stack run. The legacy Operating System (OS) is IBM's AIX UNIX variant.</w:t>
      </w:r>
    </w:p>
    <w:p>
      <w:pPr>
        <w:pStyle w:val="TextBody"/>
        <w:rPr/>
      </w:pPr>
      <w:r>
        <w:rPr/>
        <w:t xml:space="preserve">AIX cannot go directly to the cloud.  Were uncertain how best for the three applications to first be ported to Linux, along with the CCP. This is a non-commercial approach, so we had flexibility with the Linux base. We first attempted doing this with Red Hat Enterprise Linux (RHEL). We had to design the process in conformity to, </w:t>
      </w:r>
      <w:r>
        <w:rPr>
          <w:i/>
        </w:rPr>
        <w:t>GO-ITS 25.21 Cloud First Principles and Security Requirements</w:t>
      </w:r>
      <w:r>
        <w:rPr/>
        <w:t>, The Ontario Public Service (OPS) security and compliance standard.</w:t>
      </w:r>
    </w:p>
    <w:p>
      <w:pPr>
        <w:pStyle w:val="TextBody"/>
        <w:rPr/>
      </w:pPr>
      <w:r>
        <w:rPr/>
        <w:t>The plan had to include, new ITS GoCloud infrastructure, decommissioning existing Common Cluster Platform (CCP), adopting Cloud technology, performance tuning, and setting up a Disaster Recovery Plan (DRP) inclusive of infrastructure.</w:t>
      </w:r>
    </w:p>
    <w:p>
      <w:pPr>
        <w:pStyle w:val="TextBody"/>
        <w:rPr/>
      </w:pPr>
      <w:r>
        <w:rPr/>
        <w:t>The migration — lift and shift — of the AIX hosted applications: SAMS, CPIN, FCMS, mFTIS, as well as operational tools and software such as OEM, Nagios, RTC, Cognos, Control-M, Informatica, and others to the new platform.</w:t>
      </w:r>
    </w:p>
    <w:p>
      <w:pPr>
        <w:pStyle w:val="TextBody"/>
        <w:rPr/>
      </w:pPr>
      <w:r>
        <w:rPr/>
        <w:t xml:space="preserve">Application re-architecture was not in scope. Only changes required to make applications run in the ITS GoCloud platform were part of the process. The first stage we developed was accurate inventory of Ministry requirements and current state of technology. This involved ensuring documentation was accurate and complete. Then we built an alignment on the </w:t>
      </w:r>
      <w:r>
        <w:rPr>
          <w:i/>
        </w:rPr>
        <w:t>target state</w:t>
      </w:r>
      <w:r>
        <w:rPr/>
        <w:t xml:space="preserve"> infrastructure, including documenting the assumptions and technical constraints. The infrastructure was quite old compared to today’s standards. The state of technology at the beginning of the project had several shortcomings and/or limitations, as well as technological problems and unknown elements.</w:t>
      </w:r>
    </w:p>
    <w:p>
      <w:pPr>
        <w:pStyle w:val="Heading3"/>
        <w:rPr/>
      </w:pPr>
      <w:bookmarkStart w:id="2" w:name="what-work-did-you-perform-in-the-tax-yea"/>
      <w:bookmarkEnd w:id="2"/>
      <w:r>
        <w:rPr/>
        <w:t>What work did you perform in the tax year to overcome the scientific or technological uncertainties described in line 242?</w:t>
      </w:r>
    </w:p>
    <w:p>
      <w:pPr>
        <w:pStyle w:val="FirstParagraph"/>
        <w:rPr/>
      </w:pPr>
      <w:r>
        <w:rPr/>
        <w:t>APPLICATION MIGRATION</w:t>
      </w:r>
    </w:p>
    <w:p>
      <w:pPr>
        <w:pStyle w:val="TextBody"/>
        <w:rPr/>
      </w:pPr>
      <w:r>
        <w:rPr/>
        <w:t>We created a compatibility map with the new infrastructure to integrate the systems. This involved a forensic audit of all the working parts</w:t>
      </w:r>
      <w:commentRangeStart w:id="0"/>
      <w:commentRangeStart w:id="1"/>
      <w:commentRangeStart w:id="2"/>
      <w:r>
        <w:rPr/>
        <w:t>. For each of these component parts we had to map to a duplicate service on GoCloud. Not all the technical parameters and integration points were known.</w:t>
      </w:r>
      <w:r>
        <w:rPr/>
      </w:r>
      <w:commentRangeEnd w:id="2"/>
      <w:r>
        <w:commentReference w:id="2"/>
      </w:r>
      <w:r>
        <w:rPr/>
      </w:r>
      <w:commentRangeEnd w:id="0"/>
      <w:r>
        <w:commentReference w:id="0"/>
      </w:r>
      <w:commentRangeEnd w:id="1"/>
      <w:r>
        <w:commentReference w:id="1"/>
      </w:r>
      <w:r>
        <w:rPr/>
      </w:r>
    </w:p>
    <w:p>
      <w:pPr>
        <w:pStyle w:val="TextBody"/>
        <w:rPr/>
      </w:pPr>
      <w:ins w:id="0" w:author="Paul Pabla" w:date="2021-01-27T08:54:00Z">
        <w:r>
          <w:rPr/>
          <mc:AlternateContent>
            <mc:Choice Requires="wpg">
              <w:drawing>
                <wp:anchor behindDoc="1" distT="0" distB="0" distL="114300" distR="114300" simplePos="0" locked="0" layoutInCell="1" allowOverlap="1" relativeHeight="2">
                  <wp:simplePos x="0" y="0"/>
                  <wp:positionH relativeFrom="column">
                    <wp:posOffset>-1806575</wp:posOffset>
                  </wp:positionH>
                  <wp:positionV relativeFrom="paragraph">
                    <wp:posOffset>635</wp:posOffset>
                  </wp:positionV>
                  <wp:extent cx="9475470" cy="1952625"/>
                  <wp:effectExtent l="0" t="0" r="0" b="0"/>
                  <wp:wrapNone/>
                  <wp:docPr id="1" name="Group 1"/>
                  <a:graphic xmlns:a="http://schemas.openxmlformats.org/drawingml/2006/main">
                    <a:graphicData uri="http://schemas.microsoft.com/office/word/2010/wordprocessingGroup">
                      <wpg:wgp>
                        <wpg:cNvGrpSpPr/>
                        <wpg:grpSpPr>
                          <a:xfrm>
                            <a:off x="0" y="0"/>
                            <a:ext cx="9474840" cy="1951920"/>
                          </a:xfrm>
                        </wpg:grpSpPr>
                        <pic:pic xmlns:pic="http://schemas.openxmlformats.org/drawingml/2006/picture">
                          <pic:nvPicPr>
                            <pic:cNvPr id="0" name="Picture 3" descr=""/>
                            <pic:cNvPicPr/>
                          </pic:nvPicPr>
                          <pic:blipFill>
                            <a:blip r:embed="rId2"/>
                            <a:stretch/>
                          </pic:blipFill>
                          <pic:spPr>
                            <a:xfrm>
                              <a:off x="1807200" y="25920"/>
                              <a:ext cx="1646640" cy="708120"/>
                            </a:xfrm>
                            <a:prstGeom prst="rect">
                              <a:avLst/>
                            </a:prstGeom>
                            <a:ln>
                              <a:noFill/>
                            </a:ln>
                          </pic:spPr>
                        </pic:pic>
                        <wps:wsp>
                          <wps:cNvSpPr/>
                          <wps:spPr>
                            <a:xfrm>
                              <a:off x="0" y="0"/>
                              <a:ext cx="9474840" cy="5796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rPr/>
                                </w:pPr>
                                <w:r>
                                  <w:rPr>
                                    <w:b/>
                                    <w:sz w:val="22"/>
                                    <w:rFonts w:ascii="Calibri" w:hAnsi="Calibri" w:eastAsia="Arial" w:cs="Calibri"/>
                                    <w:color w:val="939393"/>
                                  </w:rPr>
                                  <w:t xml:space="preserve">Blast Radius </w:t>
                                </w:r>
                                <w:r>
                                  <w:rPr>
                                    <w:sz w:val="22"/>
                                    <w:rFonts w:ascii="Calibri" w:hAnsi="Calibri" w:eastAsia="Arial" w:cs="Calibri"/>
                                    <w:color w:val="939393"/>
                                  </w:rPr>
                                  <w:t>– grouping applications based on the level of impact to users in the case of an outage/security breach</w:t>
                                </w:r>
                              </w:p>
                              <w:p>
                                <w:pPr>
                                  <w:overflowPunct w:val="false"/>
                                  <w:spacing w:before="0" w:after="0"/>
                                  <w:rPr/>
                                </w:pPr>
                                <w:r>
                                  <w:rPr/>
                                </w:r>
                              </w:p>
                              <w:p>
                                <w:pPr>
                                  <w:overflowPunct w:val="false"/>
                                  <w:spacing w:before="0" w:after="0"/>
                                  <w:rPr/>
                                </w:pPr>
                                <w:r>
                                  <w:rPr>
                                    <w:b/>
                                    <w:sz w:val="22"/>
                                    <w:rFonts w:ascii="Calibri" w:hAnsi="Calibri" w:eastAsia="Arial" w:cs="Calibri"/>
                                    <w:color w:val="939393"/>
                                  </w:rPr>
                                  <w:t xml:space="preserve">Application Dependencies </w:t>
                                </w:r>
                                <w:r>
                                  <w:rPr>
                                    <w:sz w:val="22"/>
                                    <w:rFonts w:ascii="Calibri" w:hAnsi="Calibri" w:eastAsia="Arial" w:cs="Calibri"/>
                                    <w:color w:val="939393"/>
                                  </w:rPr>
                                  <w:t>– grouping applications based on the libraries and shared technologies required to run the application.</w:t>
                                </w:r>
                              </w:p>
                            </w:txbxContent>
                          </wps:txbx>
                          <wps:bodyPr>
                            <a:spAutoFit/>
                          </wps:bodyPr>
                        </wps:wsp>
                        <pic:pic xmlns:pic="http://schemas.openxmlformats.org/drawingml/2006/picture">
                          <pic:nvPicPr>
                            <pic:cNvPr id="1" name="Picture 5" descr=""/>
                            <pic:cNvPicPr/>
                          </pic:nvPicPr>
                          <pic:blipFill>
                            <a:blip r:embed="rId3"/>
                            <a:stretch/>
                          </pic:blipFill>
                          <pic:spPr>
                            <a:xfrm>
                              <a:off x="2159640" y="952560"/>
                              <a:ext cx="1212120" cy="999360"/>
                            </a:xfrm>
                            <a:prstGeom prst="rect">
                              <a:avLst/>
                            </a:prstGeom>
                            <a:ln>
                              <a:noFill/>
                            </a:ln>
                          </pic:spPr>
                        </pic:pic>
                      </wpg:wgp>
                    </a:graphicData>
                  </a:graphic>
                </wp:anchor>
              </w:drawing>
            </mc:Choice>
            <mc:Fallback>
              <w:pict>
                <v:group id="shape_0" alt="Group 1" style="position:absolute;margin-left:-142.25pt;margin-top:0pt;width:746.05pt;height:153.7pt" coordorigin="-2845,0" coordsize="14921,307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top:41;width:2592;height:1114" type="shapetype_75">
                    <v:imagedata r:id="rId2" o:detectmouseclick="t"/>
                    <w10:wrap type="none"/>
                    <v:stroke color="#3465a4" joinstyle="round" endcap="flat"/>
                  </v:shape>
                  <v:shapetype id="shapetype_202" coordsize="21600,21600" o:spt="202" path="m,l,21600l21600,21600l21600,xe">
                    <v:stroke joinstyle="miter"/>
                    <v:path gradientshapeok="t" o:connecttype="rect"/>
                  </v:shapetype>
                  <v:shape id="shape_0" ID="TextShape 2" stroked="f" style="position:absolute;left:-2845;top:0;width:14920;height:912" type="shapetype_202">
                    <v:textbox>
                      <w:txbxContent>
                        <w:p>
                          <w:pPr>
                            <w:overflowPunct w:val="false"/>
                            <w:spacing w:before="0" w:after="0"/>
                            <w:rPr/>
                          </w:pPr>
                          <w:r>
                            <w:rPr>
                              <w:b/>
                              <w:sz w:val="22"/>
                              <w:rFonts w:ascii="Calibri" w:hAnsi="Calibri" w:eastAsia="Arial" w:cs="Calibri"/>
                              <w:color w:val="939393"/>
                            </w:rPr>
                            <w:t xml:space="preserve">Blast Radius </w:t>
                          </w:r>
                          <w:r>
                            <w:rPr>
                              <w:sz w:val="22"/>
                              <w:rFonts w:ascii="Calibri" w:hAnsi="Calibri" w:eastAsia="Arial" w:cs="Calibri"/>
                              <w:color w:val="939393"/>
                            </w:rPr>
                            <w:t>– grouping applications based on the level of impact to users in the case of an outage/security breach</w:t>
                          </w:r>
                        </w:p>
                        <w:p>
                          <w:pPr>
                            <w:overflowPunct w:val="false"/>
                            <w:spacing w:before="0" w:after="0"/>
                            <w:rPr/>
                          </w:pPr>
                          <w:r>
                            <w:rPr/>
                          </w:r>
                        </w:p>
                        <w:p>
                          <w:pPr>
                            <w:overflowPunct w:val="false"/>
                            <w:spacing w:before="0" w:after="0"/>
                            <w:rPr/>
                          </w:pPr>
                          <w:r>
                            <w:rPr>
                              <w:b/>
                              <w:sz w:val="22"/>
                              <w:rFonts w:ascii="Calibri" w:hAnsi="Calibri" w:eastAsia="Arial" w:cs="Calibri"/>
                              <w:color w:val="939393"/>
                            </w:rPr>
                            <w:t xml:space="preserve">Application Dependencies </w:t>
                          </w:r>
                          <w:r>
                            <w:rPr>
                              <w:sz w:val="22"/>
                              <w:rFonts w:ascii="Calibri" w:hAnsi="Calibri" w:eastAsia="Arial" w:cs="Calibri"/>
                              <w:color w:val="939393"/>
                            </w:rPr>
                            <w:t>– grouping applications based on the libraries and shared technologies required to run the application.</w:t>
                          </w:r>
                        </w:p>
                      </w:txbxContent>
                    </v:textbox>
                    <w10:wrap type="none"/>
                    <v:fill o:detectmouseclick="t" on="false"/>
                    <v:stroke color="#3465a4" joinstyle="round" endcap="flat"/>
                  </v:shape>
                  <v:shape id="shape_0" ID="Picture 5" stroked="f" style="position:absolute;left:556;top:1500;width:1908;height:1573" type="shapetype_75">
                    <v:imagedata r:id="rId3" o:detectmouseclick="t"/>
                    <w10:wrap type="none"/>
                    <v:stroke color="#3465a4" joinstyle="round" endcap="flat"/>
                  </v:shape>
                </v:group>
              </w:pict>
            </mc:Fallback>
          </mc:AlternateContent>
        </w:r>
      </w:ins>
    </w:p>
    <w:p>
      <w:pPr>
        <w:pStyle w:val="TextBody"/>
        <w:rPr/>
      </w:pPr>
      <w:ins w:id="1" w:author="Paul Pabla" w:date="2021-01-27T08:54:00Z">
        <w:r>
          <w:rPr/>
        </w:r>
      </w:ins>
    </w:p>
    <w:p>
      <w:pPr>
        <w:pStyle w:val="TextBody"/>
        <w:rPr/>
      </w:pPr>
      <w:ins w:id="2" w:author="Paul Pabla" w:date="2021-01-27T08:54:00Z">
        <w:r>
          <w:rPr/>
        </w:r>
      </w:ins>
    </w:p>
    <w:p>
      <w:pPr>
        <w:pStyle w:val="TextBody"/>
        <w:rPr/>
      </w:pPr>
      <w:ins w:id="3" w:author="Paul Pabla" w:date="2021-01-27T08:54:00Z">
        <w:r>
          <w:rPr/>
        </w:r>
      </w:ins>
    </w:p>
    <w:p>
      <w:pPr>
        <w:pStyle w:val="TextBody"/>
        <w:rPr/>
      </w:pPr>
      <w:ins w:id="4" w:author="Paul Pabla" w:date="2021-01-27T08:54:00Z">
        <w:r>
          <w:rPr/>
        </w:r>
      </w:ins>
    </w:p>
    <w:p>
      <w:pPr>
        <w:pStyle w:val="TextBody"/>
        <w:rPr/>
      </w:pPr>
      <w:ins w:id="5" w:author="Paul Pabla" w:date="2021-01-27T08:54:00Z">
        <w:r>
          <w:rPr/>
        </w:r>
      </w:ins>
    </w:p>
    <w:p>
      <w:pPr>
        <w:pStyle w:val="TextBody"/>
        <w:rPr/>
      </w:pPr>
      <w:ins w:id="6" w:author="Paul Pabla" w:date="2021-01-27T08:54:00Z">
        <w:r>
          <w:rPr/>
        </w:r>
      </w:ins>
    </w:p>
    <w:p>
      <w:pPr>
        <w:pStyle w:val="TextBody"/>
        <w:rPr/>
      </w:pPr>
      <w:ins w:id="7" w:author="Paul Pabla" w:date="2021-01-27T08:54:00Z">
        <w:r>
          <w:rPr/>
        </w:r>
      </w:ins>
    </w:p>
    <w:p>
      <w:pPr>
        <w:pStyle w:val="TextBody"/>
        <w:rPr/>
      </w:pPr>
      <w:ins w:id="8" w:author="Paul Pabla" w:date="2021-01-27T08:55:00Z">
        <w:r>
          <w:rPr/>
          <mc:AlternateContent>
            <mc:Choice Requires="wpg">
              <w:drawing>
                <wp:anchor behindDoc="1" distT="0" distB="0" distL="114300" distR="114300" simplePos="0" locked="0" layoutInCell="1" allowOverlap="1" relativeHeight="3">
                  <wp:simplePos x="0" y="0"/>
                  <wp:positionH relativeFrom="column">
                    <wp:posOffset>-1454150</wp:posOffset>
                  </wp:positionH>
                  <wp:positionV relativeFrom="paragraph">
                    <wp:posOffset>635</wp:posOffset>
                  </wp:positionV>
                  <wp:extent cx="7624445" cy="2933065"/>
                  <wp:effectExtent l="0" t="0" r="0" b="0"/>
                  <wp:wrapNone/>
                  <wp:docPr id="2" name="Group 2"/>
                  <a:graphic xmlns:a="http://schemas.openxmlformats.org/drawingml/2006/main">
                    <a:graphicData uri="http://schemas.microsoft.com/office/word/2010/wordprocessingGroup">
                      <wpg:wgp>
                        <wpg:cNvGrpSpPr/>
                        <wpg:grpSpPr>
                          <a:xfrm>
                            <a:off x="0" y="0"/>
                            <a:ext cx="7623720" cy="2932560"/>
                          </a:xfrm>
                        </wpg:grpSpPr>
                        <wps:wsp>
                          <wps:cNvSpPr/>
                          <wps:spPr>
                            <a:xfrm>
                              <a:off x="0" y="183600"/>
                              <a:ext cx="7623720" cy="579600"/>
                            </a:xfrm>
                            <a:prstGeom prst="rect">
                              <a:avLst/>
                            </a:prstGeom>
                            <a:noFill/>
                            <a:ln>
                              <a:noFill/>
                            </a:ln>
                          </wps:spPr>
                          <wps:style>
                            <a:lnRef idx="0"/>
                            <a:fillRef idx="0"/>
                            <a:effectRef idx="0"/>
                            <a:fontRef idx="minor"/>
                          </wps:style>
                          <wps:txbx>
                            <w:txbxContent>
                              <w:p>
                                <w:pPr>
                                  <w:overflowPunct w:val="false"/>
                                  <w:spacing w:before="0" w:after="0"/>
                                  <w:rPr/>
                                </w:pPr>
                                <w:r>
                                  <w:rPr>
                                    <w:b/>
                                    <w:sz w:val="22"/>
                                    <w:rFonts w:ascii="Calibri" w:hAnsi="Calibri" w:eastAsia="Arial" w:cs="Calibri"/>
                                    <w:color w:val="939393"/>
                                  </w:rPr>
                                  <w:t xml:space="preserve">Line of Business </w:t>
                                </w:r>
                                <w:r>
                                  <w:rPr>
                                    <w:sz w:val="22"/>
                                    <w:rFonts w:ascii="Calibri" w:hAnsi="Calibri" w:eastAsia="Arial" w:cs="Calibri"/>
                                    <w:color w:val="939393"/>
                                  </w:rPr>
                                  <w:t xml:space="preserve">– grouping applications based on the LOB owner and data sensitivity </w:t>
                                </w:r>
                              </w:p>
                              <w:p>
                                <w:pPr>
                                  <w:overflowPunct w:val="false"/>
                                  <w:spacing w:before="0" w:after="0"/>
                                  <w:rPr/>
                                </w:pPr>
                                <w:r>
                                  <w:rPr>
                                    <w:b/>
                                    <w:sz w:val="22"/>
                                    <w:rFonts w:ascii="Calibri" w:hAnsi="Calibri" w:eastAsia="Arial" w:cs="Calibri"/>
                                    <w:color w:val="939393"/>
                                  </w:rPr>
                                  <w:t xml:space="preserve">Support Groups </w:t>
                                </w:r>
                                <w:r>
                                  <w:rPr>
                                    <w:sz w:val="22"/>
                                    <w:rFonts w:ascii="Calibri" w:hAnsi="Calibri" w:eastAsia="Arial" w:cs="Calibri"/>
                                    <w:color w:val="939393"/>
                                  </w:rPr>
                                  <w:t xml:space="preserve">– grouping applications based on available resource expertise and experience </w:t>
                                </w:r>
                              </w:p>
                              <w:p>
                                <w:pPr>
                                  <w:overflowPunct w:val="false"/>
                                  <w:spacing w:before="0" w:after="0"/>
                                  <w:rPr/>
                                </w:pPr>
                                <w:r>
                                  <w:rPr>
                                    <w:b/>
                                    <w:sz w:val="22"/>
                                    <w:rFonts w:ascii="Calibri" w:hAnsi="Calibri" w:eastAsia="Arial" w:cs="Calibri"/>
                                    <w:color w:val="939393"/>
                                  </w:rPr>
                                  <w:t xml:space="preserve">Authentication Needs </w:t>
                                </w:r>
                                <w:r>
                                  <w:rPr>
                                    <w:sz w:val="22"/>
                                    <w:rFonts w:ascii="Calibri" w:hAnsi="Calibri" w:eastAsia="Arial" w:cs="Calibri"/>
                                    <w:color w:val="939393"/>
                                  </w:rPr>
                                  <w:t>– grouping applications based on current user directory and user access systems</w:t>
                                </w:r>
                              </w:p>
                            </w:txbxContent>
                          </wps:txbx>
                          <wps:bodyPr>
                            <a:spAutoFit/>
                          </wps:bodyPr>
                        </wps:wsp>
                        <pic:pic xmlns:pic="http://schemas.openxmlformats.org/drawingml/2006/picture">
                          <pic:nvPicPr>
                            <pic:cNvPr id="2" name="Picture 4" descr=""/>
                            <pic:cNvPicPr/>
                          </pic:nvPicPr>
                          <pic:blipFill>
                            <a:blip r:embed="rId4"/>
                            <a:stretch/>
                          </pic:blipFill>
                          <pic:spPr>
                            <a:xfrm>
                              <a:off x="1559520" y="0"/>
                              <a:ext cx="1245240" cy="1001520"/>
                            </a:xfrm>
                            <a:prstGeom prst="rect">
                              <a:avLst/>
                            </a:prstGeom>
                            <a:ln>
                              <a:noFill/>
                            </a:ln>
                          </pic:spPr>
                        </pic:pic>
                        <pic:pic xmlns:pic="http://schemas.openxmlformats.org/drawingml/2006/picture">
                          <pic:nvPicPr>
                            <pic:cNvPr id="3" name="Picture 5" descr=""/>
                            <pic:cNvPicPr/>
                          </pic:nvPicPr>
                          <pic:blipFill>
                            <a:blip r:embed="rId5"/>
                            <a:stretch/>
                          </pic:blipFill>
                          <pic:spPr>
                            <a:xfrm>
                              <a:off x="1454760" y="2144880"/>
                              <a:ext cx="1350000" cy="787320"/>
                            </a:xfrm>
                            <a:prstGeom prst="rect">
                              <a:avLst/>
                            </a:prstGeom>
                            <a:ln>
                              <a:noFill/>
                            </a:ln>
                          </pic:spPr>
                        </pic:pic>
                        <pic:pic xmlns:pic="http://schemas.openxmlformats.org/drawingml/2006/picture">
                          <pic:nvPicPr>
                            <pic:cNvPr id="4" name="Picture 6" descr=""/>
                            <pic:cNvPicPr/>
                          </pic:nvPicPr>
                          <pic:blipFill>
                            <a:blip r:embed="rId6"/>
                            <a:stretch/>
                          </pic:blipFill>
                          <pic:spPr>
                            <a:xfrm>
                              <a:off x="1741320" y="1085760"/>
                              <a:ext cx="833760" cy="889560"/>
                            </a:xfrm>
                            <a:prstGeom prst="rect">
                              <a:avLst/>
                            </a:prstGeom>
                            <a:ln>
                              <a:noFill/>
                            </a:ln>
                          </pic:spPr>
                        </pic:pic>
                      </wpg:wgp>
                    </a:graphicData>
                  </a:graphic>
                </wp:anchor>
              </w:drawing>
            </mc:Choice>
            <mc:Fallback>
              <w:pict>
                <v:group id="shape_0" alt="Group 2" style="position:absolute;margin-left:-114.5pt;margin-top:0pt;width:600.3pt;height:230.9pt" coordorigin="-2290,0" coordsize="12006,4618">
                  <v:shape id="shape_0" ID="Picture 4" stroked="f" style="position:absolute;left:166;top:0;width:1960;height:1576" type="shapetype_75">
                    <v:imagedata r:id="rId4" o:detectmouseclick="t"/>
                    <w10:wrap type="none"/>
                    <v:stroke color="#3465a4" joinstyle="round" endcap="flat"/>
                  </v:shape>
                  <v:shape id="shape_0" ID="Picture 5" stroked="f" style="position:absolute;left:1;top:3378;width:2125;height:1239" type="shapetype_75">
                    <v:imagedata r:id="rId5" o:detectmouseclick="t"/>
                    <w10:wrap type="none"/>
                    <v:stroke color="#3465a4" joinstyle="round" endcap="flat"/>
                  </v:shape>
                  <v:shape id="shape_0" ID="Picture 6" stroked="f" style="position:absolute;left:452;top:1710;width:1312;height:1400" type="shapetype_75">
                    <v:imagedata r:id="rId6" o:detectmouseclick="t"/>
                    <w10:wrap type="none"/>
                    <v:stroke color="#3465a4" joinstyle="round" endcap="flat"/>
                  </v:shape>
                </v:group>
              </w:pict>
            </mc:Fallback>
          </mc:AlternateContent>
        </w:r>
      </w:ins>
    </w:p>
    <w:p>
      <w:pPr>
        <w:pStyle w:val="TextBody"/>
        <w:rPr/>
      </w:pPr>
      <w:ins w:id="9" w:author="Paul Pabla" w:date="2021-01-27T08:55:00Z">
        <w:r>
          <w:rPr/>
        </w:r>
      </w:ins>
    </w:p>
    <w:p>
      <w:pPr>
        <w:pStyle w:val="TextBody"/>
        <w:rPr/>
      </w:pPr>
      <w:ins w:id="10" w:author="Paul Pabla" w:date="2021-01-27T08:55:00Z">
        <w:r>
          <w:rPr/>
        </w:r>
      </w:ins>
    </w:p>
    <w:p>
      <w:pPr>
        <w:pStyle w:val="TextBody"/>
        <w:spacing w:before="0" w:after="0"/>
        <w:ind w:left="0" w:right="0" w:hanging="0"/>
        <w:rPr/>
      </w:pPr>
      <w:ins w:id="11" w:author="Unknown Author" w:date="2021-01-27T11:29:20Z">
        <w:r>
          <w:rPr/>
          <w:commentReference w:id="3"/>
        </w:r>
      </w:ins>
      <w:ins w:id="12" w:author="Unknown Author" w:date="2021-01-27T11:29:20Z">
        <w:r>
          <w:rPr/>
          <w:t>647-299-9241</w:t>
        </w:r>
      </w:ins>
      <w:ins w:id="13" w:author="Unknown Author" w:date="2021-01-27T11:29:20Z">
        <w:r>
          <w:rPr/>
          <w:commentReference w:id="4"/>
        </w:r>
      </w:ins>
    </w:p>
    <w:p>
      <w:pPr>
        <w:pStyle w:val="TextBody"/>
        <w:rPr/>
      </w:pPr>
      <w:ins w:id="14" w:author="Paul Pabla" w:date="2021-01-27T08:55:00Z">
        <w:r>
          <w:rPr/>
        </w:r>
      </w:ins>
    </w:p>
    <w:p>
      <w:pPr>
        <w:pStyle w:val="TextBody"/>
        <w:rPr/>
      </w:pPr>
      <w:ins w:id="15" w:author="Paul Pabla" w:date="2021-01-27T08:55:00Z">
        <w:r>
          <w:rPr/>
        </w:r>
      </w:ins>
    </w:p>
    <w:p>
      <w:pPr>
        <w:pStyle w:val="TextBody"/>
        <w:rPr/>
      </w:pPr>
      <w:ins w:id="16" w:author="Paul Pabla" w:date="2021-01-27T08:55:00Z">
        <w:r>
          <w:rPr/>
        </w:r>
      </w:ins>
    </w:p>
    <w:p>
      <w:pPr>
        <w:pStyle w:val="TextBody"/>
        <w:rPr/>
      </w:pPr>
      <w:ins w:id="17" w:author="Paul Pabla" w:date="2021-01-27T08:55:00Z">
        <w:r>
          <w:rPr/>
        </w:r>
      </w:ins>
    </w:p>
    <w:p>
      <w:pPr>
        <w:pStyle w:val="TextBody"/>
        <w:rPr/>
      </w:pPr>
      <w:ins w:id="18" w:author="Paul Pabla" w:date="2021-01-27T08:55:00Z">
        <w:r>
          <w:rPr/>
        </w:r>
      </w:ins>
    </w:p>
    <w:p>
      <w:pPr>
        <w:pStyle w:val="TextBody"/>
        <w:rPr/>
      </w:pPr>
      <w:ins w:id="19" w:author="Paul Pabla" w:date="2021-01-27T08:55:00Z">
        <w:r>
          <w:rPr/>
        </w:r>
      </w:ins>
    </w:p>
    <w:p>
      <w:pPr>
        <w:pStyle w:val="TextBody"/>
        <w:rPr/>
      </w:pPr>
      <w:ins w:id="20" w:author="Paul Pabla" w:date="2021-01-27T08:55:00Z">
        <w:r>
          <w:rPr/>
        </w:r>
      </w:ins>
    </w:p>
    <w:p>
      <w:pPr>
        <w:pStyle w:val="TextBody"/>
        <w:rPr/>
      </w:pPr>
      <w:r>
        <w:rPr/>
        <w:t>DATA MIGRATION</w:t>
      </w:r>
    </w:p>
    <w:p>
      <w:pPr>
        <w:pStyle w:val="TextBody"/>
        <w:rPr/>
      </w:pPr>
      <w:r>
        <w:rPr/>
        <w:t xml:space="preserve">We had to move one data structure to another. The legacy system had all of the data in one bulk layer. </w:t>
      </w:r>
      <w:commentRangeStart w:id="5"/>
      <w:r>
        <w:rPr/>
        <w:t>The new architecture has a data layer divided into three components: links, text, and images. We were uncertain of the development approach</w:t>
      </w:r>
      <w:r>
        <w:rPr/>
      </w:r>
      <w:commentRangeEnd w:id="5"/>
      <w:r>
        <w:commentReference w:id="5"/>
      </w:r>
      <w:r>
        <w:rPr/>
        <w:t>. We needed a data connection and data transport between two Content Management System (CMS) versions, one in which the data content could be displayed from both sides from the different versions. We had to map applications and data migration into logical buckets — applications and database by lines of business, technical complexity, and similarity.</w:t>
      </w:r>
    </w:p>
    <w:p>
      <w:pPr>
        <w:pStyle w:val="TextBody"/>
        <w:rPr/>
      </w:pPr>
      <w:r>
        <w:rPr/>
        <w:t>CLOUD MIGRATION ASSESSMENT AND PLANNING</w:t>
      </w:r>
    </w:p>
    <w:p>
      <w:pPr>
        <w:pStyle w:val="TextBody"/>
        <w:rPr/>
      </w:pPr>
      <w:r>
        <w:rPr/>
        <w:t>We had to port each application across two fields of operation, the first being RHEL and the other being GoCloud.</w:t>
        <w:br/>
        <w:t>We had to engage stakeholders, catalog resources and software on premises, examine Service Level Agreements (SLA), ensure continuous operation as we ported to the cloud.</w:t>
      </w:r>
    </w:p>
    <w:p>
      <w:pPr>
        <w:pStyle w:val="TextBody"/>
        <w:rPr/>
      </w:pPr>
      <w:r>
        <w:rPr/>
        <w:t>We categorized application needs and workload, for example, platform, data, connectivity, security and compliance, network, high availability and maintenance.</w:t>
      </w:r>
    </w:p>
    <w:p>
      <w:pPr>
        <w:pStyle w:val="TextBody"/>
        <w:rPr/>
      </w:pPr>
      <w:r>
        <w:rPr/>
        <w:t xml:space="preserve">We planned the migration to PaaS/SaaS: the </w:t>
      </w:r>
      <w:r>
        <w:rPr>
          <w:i/>
        </w:rPr>
        <w:t>lift and shift</w:t>
      </w:r>
      <w:r>
        <w:rPr/>
        <w:t xml:space="preserve">, application evaluation, </w:t>
      </w:r>
      <w:commentRangeStart w:id="6"/>
      <w:r>
        <w:rPr/>
        <w:t>application architecture changes</w:t>
      </w:r>
      <w:r>
        <w:rPr/>
      </w:r>
      <w:commentRangeEnd w:id="6"/>
      <w:r>
        <w:commentReference w:id="6"/>
      </w:r>
      <w:r>
        <w:rPr/>
        <w:t>, organizational readiness, for example, resources, risk, dependencies, and things like this.</w:t>
      </w:r>
    </w:p>
    <w:p>
      <w:pPr>
        <w:pStyle w:val="TextBody"/>
        <w:rPr/>
      </w:pPr>
      <w:r>
        <w:rPr/>
        <w:t xml:space="preserve">At several stages of the planning we had to </w:t>
      </w:r>
      <w:commentRangeStart w:id="7"/>
      <w:commentRangeStart w:id="8"/>
      <w:commentRangeStart w:id="9"/>
      <w:r>
        <w:rPr/>
        <w:t>rollback due to incorrect assumptions</w:t>
      </w:r>
      <w:r>
        <w:rPr/>
      </w:r>
      <w:commentRangeEnd w:id="9"/>
      <w:r>
        <w:commentReference w:id="9"/>
      </w:r>
      <w:r>
        <w:rPr/>
      </w:r>
      <w:commentRangeEnd w:id="8"/>
      <w:r>
        <w:commentReference w:id="8"/>
      </w:r>
      <w:r>
        <w:rPr/>
      </w:r>
      <w:commentRangeEnd w:id="7"/>
      <w:r>
        <w:commentReference w:id="7"/>
      </w:r>
      <w:r>
        <w:rPr/>
        <w:t>. What emerged as eminent in the process was sequence. What parts get decommissioned first? What is the impact on the overall system? What would create a service outage? What would violate the IT Department's SLA with the Ministry? The rollbacks in the plan were part of the experimental development, the refinement that brought a cogent plan into focus.</w:t>
      </w:r>
    </w:p>
    <w:p>
      <w:pPr>
        <w:pStyle w:val="TextBody"/>
        <w:rPr/>
      </w:pPr>
      <w:r>
        <w:rPr/>
        <w:t>PLAN SPRINTS TO MIGRATE</w:t>
      </w:r>
    </w:p>
    <w:p>
      <w:pPr>
        <w:pStyle w:val="TextBody"/>
        <w:rPr/>
      </w:pPr>
      <w:r>
        <w:rPr/>
        <w:t>We used sprints to define milestones and safe places from which to deploy the next movement in the plan.</w:t>
      </w:r>
    </w:p>
    <w:p>
      <w:pPr>
        <w:pStyle w:val="TextBody"/>
        <w:rPr/>
      </w:pPr>
      <w:r>
        <w:rPr/>
        <w:t xml:space="preserve">For cloud build and implementation support we prepared migration plans and executed iterative sprints; we selected applications and strategy — </w:t>
      </w:r>
      <w:commentRangeStart w:id="10"/>
      <w:r>
        <w:rPr/>
        <w:t>re-host, refactor, new architecture, rebuild.</w:t>
      </w:r>
      <w:commentRangeEnd w:id="10"/>
      <w:r>
        <w:commentReference w:id="10"/>
      </w:r>
      <w:r>
        <w:rPr/>
      </w:r>
    </w:p>
    <w:p>
      <w:pPr>
        <w:pStyle w:val="TextBody"/>
        <w:rPr/>
      </w:pPr>
      <w:r>
        <w:rPr/>
        <w:t>We applied and implemented the migration strategy by sprints to move from on-premises to Azure ™with automation tools;</w:t>
        <w:br/>
        <w:t>we optimized the sprints, improved capabilities and analyzed cost, risk, and the like; we secured and managed migration sprints, Security, Data,</w:t>
        <w:br/>
        <w:t>protection, network access,</w:t>
        <w:br/>
        <w:t>control, NSG Azure DDoS protection, and others.</w:t>
      </w:r>
    </w:p>
    <w:p>
      <w:pPr>
        <w:pStyle w:val="TextBody"/>
        <w:rPr/>
      </w:pPr>
      <w:r>
        <w:rPr/>
        <w:t>DELIVERY TEAM AUTOMATION</w:t>
      </w:r>
    </w:p>
    <w:p>
      <w:pPr>
        <w:pStyle w:val="TextBody"/>
        <w:rPr/>
      </w:pPr>
      <w:r>
        <w:rPr/>
        <w:t>Part of the plan per the original RFP was coaching and knowledge transfer.</w:t>
        <w:br/>
        <w:t>We had to engage stakeholders and Ministry team members; prepare and communicate assessment reports and migration plans on a spec by spec, part by part basis;</w:t>
        <w:br/>
        <w:t>we had to analyze and evaluate dependencies before starting iterative migration sprints.</w:t>
      </w:r>
    </w:p>
    <w:p>
      <w:pPr>
        <w:pStyle w:val="TextBody"/>
        <w:rPr/>
      </w:pPr>
      <w:r>
        <w:rPr/>
        <w:t>We used systematic investigation as our starting point. As more data became available, we needed to rearchitect the approach to further refine it. On gross miscalculation, after thorough consultation with the Ministry, the process rolled back to its last working link. The rollbacks formed the basis of the learning and development of a thorough process for double port migrations like UNIX to Linux to GoCloud.</w:t>
      </w:r>
    </w:p>
    <w:p>
      <w:pPr>
        <w:pStyle w:val="Heading3"/>
        <w:rPr/>
      </w:pPr>
      <w:bookmarkStart w:id="3" w:name="what-scientific-or-technological-advance"/>
      <w:bookmarkEnd w:id="3"/>
      <w:r>
        <w:rPr/>
        <w:t>What scientific or technological advancements did you achieve or attempt to achieve as a result of the work described in line 244? (Maximum 350 words)</w:t>
      </w:r>
    </w:p>
    <w:p>
      <w:pPr>
        <w:pStyle w:val="FirstParagraph"/>
        <w:rPr/>
      </w:pPr>
      <w:r>
        <w:rPr/>
        <w:t>We created a detailed process to move three layer systems from a legacy infrastructure to the cloud. We thoroughly documented the stages from UNIX/IBM/AIX to RHEL and then to GoCloud for cloud deployment and maintenance.</w:t>
      </w:r>
    </w:p>
    <w:p>
      <w:pPr>
        <w:pStyle w:val="TextBody"/>
        <w:rPr/>
      </w:pPr>
      <w:r>
        <w:rPr/>
        <w:t xml:space="preserve">We wrote our reusable business plan in strict conformity with </w:t>
      </w:r>
      <w:r>
        <w:rPr>
          <w:i/>
        </w:rPr>
        <w:t>GO-ITS 25.21 Cloud First Principles and Security Requirements</w:t>
      </w:r>
      <w:r>
        <w:rPr/>
        <w:t>, The Ontario Public Service (OPS) security and compliance standard.</w:t>
      </w:r>
    </w:p>
    <w:p>
      <w:pPr>
        <w:pStyle w:val="TextBody"/>
        <w:rPr/>
      </w:pPr>
      <w:r>
        <w:rPr/>
        <w:t>We proved that RHEL is the best Linux platform for the level of support the Ministry requires and ease of use, making it our go-to solution for cloud migrations from UNIX variants.</w:t>
      </w:r>
    </w:p>
    <w:p>
      <w:pPr>
        <w:pStyle w:val="TextBody"/>
        <w:rPr/>
      </w:pPr>
      <w:r>
        <w:rPr/>
        <w:t>The plan we created includes new ITS GoCloud infrastructure, decommissioning existing Common Cluster Platform (CCP), adopting Cloud technology, performance tuning, and setting up a Disaster Recovery Plan (DRP) inclusive of infrastructure. We wrote and planned the DRP, in terms of infrastructure and responsiveness, in line with a mission critical application in the financial sector. We sequentially migrated applications, data, conceptually ported to the cloud, developed sprints to migrate with no application interruption between legacy and cloud.</w:t>
        <w:br/>
        <w:t>We automated delivery team automation.</w:t>
      </w:r>
    </w:p>
    <w:p>
      <w:pPr>
        <w:pStyle w:val="TextBody"/>
        <w:rPr/>
      </w:pPr>
      <w:r>
        <w:rPr/>
        <w:t xml:space="preserve">In short, </w:t>
      </w:r>
      <w:commentRangeStart w:id="11"/>
      <w:commentRangeStart w:id="12"/>
      <w:r>
        <w:rPr/>
        <w:t>we developed a methodology so extensive it constitutes a best-in-class migration from UNIX to the cloud with Linux as the connector. The plans and steps to realize this now constitute a competitive advantage for us in a marketplace rich with legacy UNIX applications, specifically on IBM, looking to migrate to the cloud.</w:t>
      </w:r>
      <w:r>
        <w:rPr/>
      </w:r>
      <w:commentRangeEnd w:id="12"/>
      <w:r>
        <w:commentReference w:id="12"/>
      </w:r>
      <w:commentRangeEnd w:id="11"/>
      <w:r>
        <w:commentReference w:id="11"/>
      </w:r>
      <w:r>
        <w:rPr/>
      </w:r>
    </w:p>
    <w:p>
      <w:pPr>
        <w:pStyle w:val="TextBody"/>
        <w:rPr/>
      </w:pPr>
      <w:r>
        <w:rPr/>
        <w:t xml:space="preserve">We provided invaluable knowledge and experience to the Ministry, which they can now share with the Ontario Public Sector for more defined Requests for Proposals (RFPs) from vendors. We have also given ourselves a marked advantage in this marketplace because we can respond to RFPs with more precision and acumen than any vendor who has not realized a </w:t>
      </w:r>
      <w:commentRangeStart w:id="13"/>
      <w:commentRangeStart w:id="14"/>
      <w:r>
        <w:rPr/>
        <w:t>UNIX to cloud legacy migration.</w:t>
      </w:r>
      <w:r>
        <w:rPr/>
      </w:r>
      <w:commentRangeEnd w:id="14"/>
      <w:r>
        <w:commentReference w:id="14"/>
      </w:r>
      <w:commentRangeEnd w:id="13"/>
      <w:r>
        <w:commentReference w:id="13"/>
      </w:r>
      <w:r>
        <w:rPr/>
      </w:r>
    </w:p>
    <w:p>
      <w:pPr>
        <w:pStyle w:val="TextBody"/>
        <w:rPr/>
      </w:pPr>
      <w:ins w:id="21" w:author="Paul Pabla" w:date="2021-01-27T06:24:00Z">
        <w:r>
          <w:rPr/>
        </w:r>
      </w:ins>
    </w:p>
    <w:p>
      <w:pPr>
        <w:pStyle w:val="TextBody"/>
        <w:rPr/>
      </w:pPr>
      <w:ins w:id="22" w:author="Paul Pabla" w:date="2021-01-27T06:24:00Z">
        <w:r>
          <w:rPr/>
          <w:t>6R’s of Application Migration</w:t>
        </w:r>
      </w:ins>
    </w:p>
    <w:p>
      <w:pPr>
        <w:pStyle w:val="TextBody"/>
        <w:rPr/>
      </w:pPr>
      <w:r>
        <w:rPr/>
        <w:drawing>
          <wp:inline distT="0" distB="0" distL="0" distR="0" wp14:anchorId="00371000">
            <wp:extent cx="5944235" cy="3956685"/>
            <wp:effectExtent l="0" t="0" r="0" b="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pPr>
        <w:pStyle w:val="TextBody"/>
        <w:rPr/>
      </w:pPr>
      <w:ins w:id="23" w:author="Paul Pabla" w:date="2021-01-27T06:25:00Z">
        <w:r>
          <w:rPr/>
        </w:r>
      </w:ins>
    </w:p>
    <w:p>
      <w:pPr>
        <w:pStyle w:val="TextBody"/>
        <w:spacing w:before="180" w:after="180"/>
        <w:rPr/>
      </w:pPr>
      <w:r>
        <w:rPr/>
        <w:drawing>
          <wp:inline distT="0" distB="0" distL="0" distR="0">
            <wp:extent cx="6751955" cy="348043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2"/>
                    <a:stretch>
                      <a:fillRect/>
                    </a:stretch>
                  </pic:blipFill>
                  <pic:spPr bwMode="auto">
                    <a:xfrm>
                      <a:off x="0" y="0"/>
                      <a:ext cx="6751955" cy="3480435"/>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2" w:author="Kevin Kelner -Outlook.com" w:date="2021-01-26T15:48:00Z" w:initials="KK-">
    <w:p>
      <w:r>
        <w:rPr>
          <w:rFonts w:ascii="Liberation Serif" w:hAnsi="Liberation Serif" w:eastAsia="DejaVu Sans" w:cs="DejaVu Sans"/>
          <w:lang w:val="en-US" w:eastAsia="en-US" w:bidi="en-US"/>
        </w:rPr>
        <w:t>It would be good to expand on the detail of HOW, technically, these component parts were built in a non-routine manner, as a result of the limitations set out above.</w:t>
      </w:r>
    </w:p>
  </w:comment>
  <w:comment w:id="0" w:author="Paul Pabla" w:date="2021-01-27T08:56:00Z" w:initials="P">
    <w:p>
      <w:r>
        <w:rPr>
          <w:rFonts w:ascii="Liberation Serif" w:hAnsi="Liberation Serif" w:eastAsia="DejaVu Sans" w:cs="DejaVu Sans"/>
          <w:lang w:val="en-US" w:eastAsia="en-US" w:bidi="en-US"/>
        </w:rPr>
      </w:r>
    </w:p>
  </w:comment>
  <w:comment w:id="1" w:author="Paul Pabla" w:date="2021-01-27T08:53:00Z" w:initials="P">
    <w:p>
      <w:r>
        <w:rPr>
          <w:rFonts w:ascii="Liberation Serif" w:hAnsi="Liberation Serif" w:eastAsia="DejaVu Sans" w:cs="DejaVu Sans"/>
          <w:lang w:val="en-US" w:eastAsia="en-US" w:bidi="en-US"/>
        </w:rPr>
        <w:t>The development was based on understanding of the blast radius and application dependencies and other parameters I provided in the document body. Team developed the repetable processes, frameworks, scripts – infra build, app migration and data migration</w:t>
      </w:r>
    </w:p>
  </w:comment>
  <w:comment w:id="3" w:author="" w:date="2021-01-27T11:29:20Z" w:initials="">
    <w:p>
      <w:r>
        <w:t>&lt;!--StartFragment--&gt;</w:t>
      </w:r>
    </w:p>
  </w:comment>
  <w:comment w:id="4" w:author="" w:date="2021-01-27T11:29:20Z" w:initials="">
    <w:p>
      <w:r>
        <w:t>&lt;!--EndFragment--&gt;</w:t>
      </w:r>
    </w:p>
  </w:comment>
  <w:comment w:id="5" w:author="Kevin Kelner -Outlook.com" w:date="2021-01-26T15:50:00Z" w:initials="KK-">
    <w:p>
      <w:r>
        <w:rPr>
          <w:rFonts w:ascii="Liberation Serif" w:hAnsi="Liberation Serif" w:eastAsia="DejaVu Sans" w:cs="DejaVu Sans"/>
          <w:lang w:val="en-US" w:eastAsia="en-US" w:bidi="en-US"/>
        </w:rPr>
        <w:t>It would be good to expand on the detail of HOW, technically, these component parts were built in a non-routine manner, what tools were built to achieve this?</w:t>
      </w:r>
    </w:p>
  </w:comment>
  <w:comment w:id="6" w:author="Kevin Kelner -Outlook.com" w:date="2021-01-26T15:51:00Z" w:initials="KK-">
    <w:p>
      <w:r>
        <w:rPr>
          <w:rFonts w:ascii="Liberation Serif" w:hAnsi="Liberation Serif" w:eastAsia="DejaVu Sans" w:cs="DejaVu Sans"/>
          <w:lang w:val="en-US" w:eastAsia="en-US" w:bidi="en-US"/>
        </w:rPr>
        <w:t>It would be good to expand on the detail of HOW, technically, these component parts were built in a non-routine manner, as a result of the limitations set out above. What Modules, components, and tools were built or extended to achieve this.</w:t>
      </w:r>
    </w:p>
  </w:comment>
  <w:comment w:id="9" w:author="Kevin Kelner -Outlook.com" w:date="2021-01-26T15:53:00Z" w:initials="KK-">
    <w:p>
      <w:r>
        <w:rPr>
          <w:rFonts w:ascii="Liberation Serif" w:hAnsi="Liberation Serif" w:eastAsia="DejaVu Sans" w:cs="DejaVu Sans"/>
          <w:lang w:val="en-US" w:eastAsia="en-US" w:bidi="en-US"/>
        </w:rPr>
        <w:t>What were some examples based on technology limitations, not people or process issues?</w:t>
      </w:r>
    </w:p>
  </w:comment>
  <w:comment w:id="8" w:author="Paul Pabla" w:date="2021-01-27T08:50:00Z" w:initials="P">
    <w:p>
      <w:r>
        <w:rPr>
          <w:rFonts w:ascii="Liberation Serif" w:hAnsi="Liberation Serif" w:eastAsia="DejaVu Sans" w:cs="DejaVu Sans"/>
          <w:lang w:val="en-US" w:eastAsia="en-US" w:bidi="en-US"/>
        </w:rPr>
        <w:t xml:space="preserve">Mostly software compatibilities between different software. Preference was to use the latest versions available in the market. In come cases the understanding of the data and application interfaces changed while testing the components (uni-directional vs. bi-directional) </w:t>
      </w:r>
    </w:p>
  </w:comment>
  <w:comment w:id="7" w:author="Paul Pabla" w:date="2021-01-27T08:52:00Z" w:initials="P">
    <w:p>
      <w:r>
        <w:rPr>
          <w:rFonts w:ascii="Liberation Serif" w:hAnsi="Liberation Serif" w:eastAsia="DejaVu Sans" w:cs="DejaVu Sans"/>
          <w:lang w:val="en-US" w:eastAsia="en-US" w:bidi="en-US"/>
        </w:rPr>
      </w:r>
    </w:p>
  </w:comment>
  <w:comment w:id="10" w:author="Kevin Kelner -Outlook.com" w:date="2021-01-26T15:54:00Z" w:initials="KK-">
    <w:p>
      <w:r>
        <w:rPr>
          <w:rFonts w:ascii="Liberation Serif" w:hAnsi="Liberation Serif" w:eastAsia="DejaVu Sans" w:cs="DejaVu Sans"/>
          <w:lang w:val="en-US" w:eastAsia="en-US" w:bidi="en-US"/>
        </w:rPr>
        <w:t>Again, some architectural detail of HOW it was built, what technical approaches were taken would be useful here.</w:t>
      </w:r>
    </w:p>
  </w:comment>
  <w:comment w:id="12" w:author="Kevin Kelner -Outlook.com" w:date="2021-01-26T15:56:00Z" w:initials="KK-">
    <w:p>
      <w:r>
        <w:rPr>
          <w:rFonts w:ascii="Liberation Serif" w:hAnsi="Liberation Serif" w:eastAsia="DejaVu Sans" w:cs="DejaVu Sans"/>
          <w:lang w:val="en-US" w:eastAsia="en-US" w:bidi="en-US"/>
        </w:rPr>
        <w:t>Again, detail of the technologies and tools built, and the architectural approach to achieve the migration process would strengthen the claim.</w:t>
      </w:r>
    </w:p>
  </w:comment>
  <w:comment w:id="11" w:author="Paul Pabla" w:date="2021-01-27T06:27:00Z" w:initials="P">
    <w:p>
      <w:r>
        <w:rPr>
          <w:rFonts w:ascii="Liberation Serif" w:hAnsi="Liberation Serif" w:eastAsia="DejaVu Sans" w:cs="DejaVu Sans"/>
          <w:lang w:val="en-US" w:eastAsia="en-US" w:bidi="en-US"/>
        </w:rPr>
        <w:t>Developed the scripts to stand up an environment, migrate data and applications in a repeatable and configurable way. Framework example is in the document body</w:t>
      </w:r>
    </w:p>
  </w:comment>
  <w:comment w:id="14" w:author="Kevin Kelner -Outlook.com" w:date="2021-01-26T15:57:00Z" w:initials="KK-">
    <w:p>
      <w:r>
        <w:rPr>
          <w:rFonts w:ascii="Liberation Serif" w:hAnsi="Liberation Serif" w:eastAsia="DejaVu Sans" w:cs="DejaVu Sans"/>
          <w:lang w:val="en-US" w:eastAsia="en-US" w:bidi="en-US"/>
        </w:rPr>
        <w:t>Describe the set of tools, frameworks, libraries that were developed, that you would be able to use in future scenarios like this.</w:t>
      </w:r>
    </w:p>
  </w:comment>
  <w:comment w:id="13" w:author="Paul Pabla" w:date="2021-01-27T06:26:00Z" w:initials="P">
    <w:p>
      <w:r>
        <w:rPr>
          <w:rFonts w:ascii="Liberation Serif" w:hAnsi="Liberation Serif" w:eastAsia="DejaVu Sans" w:cs="DejaVu Sans"/>
          <w:lang w:val="en-US" w:eastAsia="en-US" w:bidi="en-US"/>
        </w:rPr>
        <w:t>Developed the scripts to stand up an environment, migrate data and applications in a repeatable and configurable way. Framework example is in the document body</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trackRevisions/>
  <w:embedSystemFonts/>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c7722c"/>
    <w:rPr>
      <w:sz w:val="16"/>
      <w:szCs w:val="16"/>
    </w:rPr>
  </w:style>
  <w:style w:type="character" w:styleId="CommentTextChar" w:customStyle="1">
    <w:name w:val="Comment Text Char"/>
    <w:basedOn w:val="DefaultParagraphFont"/>
    <w:link w:val="CommentText"/>
    <w:semiHidden/>
    <w:qFormat/>
    <w:rsid w:val="00c7722c"/>
    <w:rPr>
      <w:sz w:val="20"/>
      <w:szCs w:val="20"/>
    </w:rPr>
  </w:style>
  <w:style w:type="character" w:styleId="CommentSubjectChar" w:customStyle="1">
    <w:name w:val="Comment Subject Char"/>
    <w:basedOn w:val="CommentTextChar"/>
    <w:link w:val="CommentSubject"/>
    <w:semiHidden/>
    <w:qFormat/>
    <w:rsid w:val="00c7722c"/>
    <w:rPr>
      <w:b/>
      <w:bCs/>
      <w:sz w:val="20"/>
      <w:szCs w:val="20"/>
    </w:rPr>
  </w:style>
  <w:style w:type="character" w:styleId="BalloonTextChar" w:customStyle="1">
    <w:name w:val="Balloon Text Char"/>
    <w:basedOn w:val="DefaultParagraphFont"/>
    <w:link w:val="BalloonText"/>
    <w:semiHidden/>
    <w:qFormat/>
    <w:rsid w:val="006a77cb"/>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c7722c"/>
    <w:pPr/>
    <w:rPr>
      <w:sz w:val="20"/>
      <w:szCs w:val="20"/>
    </w:rPr>
  </w:style>
  <w:style w:type="paragraph" w:styleId="Annotationsubject">
    <w:name w:val="annotation subject"/>
    <w:basedOn w:val="Annotationtext"/>
    <w:link w:val="CommentSubjectChar"/>
    <w:semiHidden/>
    <w:unhideWhenUsed/>
    <w:qFormat/>
    <w:rsid w:val="00c7722c"/>
    <w:pPr/>
    <w:rPr>
      <w:b/>
      <w:bCs/>
    </w:rPr>
  </w:style>
  <w:style w:type="paragraph" w:styleId="BalloonText">
    <w:name w:val="Balloon Text"/>
    <w:basedOn w:val="Normal"/>
    <w:link w:val="BalloonTextChar"/>
    <w:semiHidden/>
    <w:unhideWhenUsed/>
    <w:qFormat/>
    <w:rsid w:val="006a77cb"/>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diagramData" Target="diagrams/data3.xml"/><Relationship Id="rId8" Type="http://schemas.openxmlformats.org/officeDocument/2006/relationships/diagramLayout" Target="diagrams/layout3.xml"/><Relationship Id="rId9" Type="http://schemas.openxmlformats.org/officeDocument/2006/relationships/diagramQuickStyle" Target="diagrams/quickStyle3.xml"/><Relationship Id="rId10" Type="http://schemas.openxmlformats.org/officeDocument/2006/relationships/diagramColors" Target="diagrams/colors3.xml"/><Relationship Id="rId11" Type="http://schemas.microsoft.com/office/2007/relationships/diagramDrawing" Target="diagrams/drawing3.xml"/><Relationship Id="rId12" Type="http://schemas.openxmlformats.org/officeDocument/2006/relationships/image" Target="media/image6.png"/><Relationship Id="rId13" Type="http://schemas.openxmlformats.org/officeDocument/2006/relationships/comments" Target="comments.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3.xml><?xml version="1.0" encoding="utf-8"?>
<dgm:dataModel xmlns:dgm="http://schemas.openxmlformats.org/drawingml/2006/diagram" xmlns:a="http://schemas.openxmlformats.org/drawingml/2006/main">
  <dgm:ptLst>
    <dgm:pt modelId="{E6EAB825-98C7-436C-B2DD-F1F0D50F855E}"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n-CA"/>
        </a:p>
      </dgm:t>
    </dgm:pt>
    <dgm:pt modelId="{D8DA51DB-4071-4D84-A023-6A3DB2721FA7}">
      <dgm:prSet phldrT="[Text]"/>
      <dgm:spPr>
        <a:solidFill>
          <a:srgbClr val="44546A"/>
        </a:solidFill>
      </dgm:spPr>
      <dgm:t>
        <a:bodyPr/>
        <a:lstStyle/>
        <a:p>
          <a:r>
            <a:rPr lang="en-US" dirty="0"/>
            <a:t>1. </a:t>
          </a:r>
          <a:r>
            <a:rPr lang="en-US" b="1" dirty="0"/>
            <a:t>Retire</a:t>
          </a:r>
          <a:r>
            <a:rPr lang="en-US" dirty="0"/>
            <a:t>: Get rid of the application</a:t>
          </a:r>
          <a:endParaRPr lang="en-CA" dirty="0"/>
        </a:p>
      </dgm:t>
    </dgm:pt>
    <dgm:pt modelId="{6A7A2B7F-AC29-412E-AB43-7E4350B65892}" type="parTrans" cxnId="{D4F0A5EE-8D39-46FC-B4BF-DE75BB158A81}">
      <dgm:prSet/>
      <dgm:spPr/>
      <dgm:t>
        <a:bodyPr/>
        <a:lstStyle/>
        <a:p>
          <a:endParaRPr lang="en-CA"/>
        </a:p>
      </dgm:t>
    </dgm:pt>
    <dgm:pt modelId="{3280DCD4-7DB1-4395-AF2A-1D71E7237874}" type="sibTrans" cxnId="{D4F0A5EE-8D39-46FC-B4BF-DE75BB158A81}">
      <dgm:prSet/>
      <dgm:spPr/>
      <dgm:t>
        <a:bodyPr/>
        <a:lstStyle/>
        <a:p>
          <a:endParaRPr lang="en-CA"/>
        </a:p>
      </dgm:t>
    </dgm:pt>
    <dgm:pt modelId="{F35CE445-B5F2-49A7-BD20-1FF475ED1312}">
      <dgm:prSet phldrT="[Text]"/>
      <dgm:spPr>
        <a:solidFill>
          <a:srgbClr val="44546A"/>
        </a:solidFill>
      </dgm:spPr>
      <dgm:t>
        <a:bodyPr/>
        <a:lstStyle/>
        <a:p>
          <a:r>
            <a:rPr lang="en-US" dirty="0"/>
            <a:t>2. </a:t>
          </a:r>
          <a:r>
            <a:rPr lang="en-US" b="1" dirty="0"/>
            <a:t>Retain</a:t>
          </a:r>
          <a:r>
            <a:rPr lang="en-US" dirty="0"/>
            <a:t>: Keep in data center (for fixed amount of time)</a:t>
          </a:r>
          <a:endParaRPr lang="en-CA" dirty="0"/>
        </a:p>
      </dgm:t>
    </dgm:pt>
    <dgm:pt modelId="{136D72C2-599D-4CDA-9AED-2DC9B4A7DFA8}" type="parTrans" cxnId="{68123884-0E1D-4775-BBE9-E8F823C36DFD}">
      <dgm:prSet/>
      <dgm:spPr/>
      <dgm:t>
        <a:bodyPr/>
        <a:lstStyle/>
        <a:p>
          <a:endParaRPr lang="en-CA"/>
        </a:p>
      </dgm:t>
    </dgm:pt>
    <dgm:pt modelId="{CC52E52B-ED37-4968-9C91-F54F17031386}" type="sibTrans" cxnId="{68123884-0E1D-4775-BBE9-E8F823C36DFD}">
      <dgm:prSet/>
      <dgm:spPr/>
      <dgm:t>
        <a:bodyPr/>
        <a:lstStyle/>
        <a:p>
          <a:endParaRPr lang="en-CA"/>
        </a:p>
      </dgm:t>
    </dgm:pt>
    <dgm:pt modelId="{EDDCA9BB-59FF-4E19-87C8-E7513EBF5359}">
      <dgm:prSet phldrT="[Text]"/>
      <dgm:spPr>
        <a:solidFill>
          <a:srgbClr val="44546A"/>
        </a:solidFill>
      </dgm:spPr>
      <dgm:t>
        <a:bodyPr/>
        <a:lstStyle/>
        <a:p>
          <a:r>
            <a:rPr lang="en-US" dirty="0"/>
            <a:t>3. </a:t>
          </a:r>
          <a:r>
            <a:rPr lang="en-US" b="1" dirty="0"/>
            <a:t>Rehost</a:t>
          </a:r>
          <a:r>
            <a:rPr lang="en-US" dirty="0"/>
            <a:t>: Otherwise known as </a:t>
          </a:r>
          <a:r>
            <a:rPr lang="en-US" b="1" dirty="0"/>
            <a:t>“lift and shift”</a:t>
          </a:r>
          <a:endParaRPr lang="en-CA" dirty="0"/>
        </a:p>
      </dgm:t>
    </dgm:pt>
    <dgm:pt modelId="{7D2D5F09-A75D-4788-AFAF-05312BFB7C35}" type="parTrans" cxnId="{1A512D49-977A-4E86-A58C-86F5889C3C1B}">
      <dgm:prSet/>
      <dgm:spPr/>
      <dgm:t>
        <a:bodyPr/>
        <a:lstStyle/>
        <a:p>
          <a:endParaRPr lang="en-CA"/>
        </a:p>
      </dgm:t>
    </dgm:pt>
    <dgm:pt modelId="{6752EA35-00EA-4E09-8AFE-2CE5F929E708}" type="sibTrans" cxnId="{1A512D49-977A-4E86-A58C-86F5889C3C1B}">
      <dgm:prSet/>
      <dgm:spPr/>
      <dgm:t>
        <a:bodyPr/>
        <a:lstStyle/>
        <a:p>
          <a:endParaRPr lang="en-CA"/>
        </a:p>
      </dgm:t>
    </dgm:pt>
    <dgm:pt modelId="{FB067E37-0C54-429A-BA4A-5AF1F42680A5}">
      <dgm:prSet phldrT="[Text]"/>
      <dgm:spPr>
        <a:solidFill>
          <a:srgbClr val="44546A"/>
        </a:solidFill>
      </dgm:spPr>
      <dgm:t>
        <a:bodyPr/>
        <a:lstStyle/>
        <a:p>
          <a:r>
            <a:rPr lang="en-US" dirty="0"/>
            <a:t>4. </a:t>
          </a:r>
          <a:r>
            <a:rPr lang="en-US" b="1" dirty="0"/>
            <a:t>Re-platform</a:t>
          </a:r>
          <a:r>
            <a:rPr lang="en-US" dirty="0"/>
            <a:t>: </a:t>
          </a:r>
          <a:r>
            <a:rPr lang="en-US" b="1" i="1" dirty="0"/>
            <a:t>Lift – Tinker – Shift</a:t>
          </a:r>
          <a:r>
            <a:rPr lang="en-US" b="1" dirty="0"/>
            <a:t>. </a:t>
          </a:r>
          <a:r>
            <a:rPr lang="en-US" dirty="0"/>
            <a:t>Modern approach as it adopts a cloud native technology</a:t>
          </a:r>
          <a:endParaRPr lang="en-CA" dirty="0"/>
        </a:p>
      </dgm:t>
    </dgm:pt>
    <dgm:pt modelId="{72BA68D9-7C78-4C3D-BA1E-4BDF57DCB613}" type="parTrans" cxnId="{7DC4EB9B-C414-4668-9531-4EB402012DA7}">
      <dgm:prSet/>
      <dgm:spPr/>
      <dgm:t>
        <a:bodyPr/>
        <a:lstStyle/>
        <a:p>
          <a:endParaRPr lang="en-CA"/>
        </a:p>
      </dgm:t>
    </dgm:pt>
    <dgm:pt modelId="{CB1CDE82-434D-4637-960A-8353C85855F5}" type="sibTrans" cxnId="{7DC4EB9B-C414-4668-9531-4EB402012DA7}">
      <dgm:prSet/>
      <dgm:spPr/>
      <dgm:t>
        <a:bodyPr/>
        <a:lstStyle/>
        <a:p>
          <a:endParaRPr lang="en-CA"/>
        </a:p>
      </dgm:t>
    </dgm:pt>
    <dgm:pt modelId="{23917991-4FBD-4ABB-A27F-1B5853BA028B}">
      <dgm:prSet phldrT="[Text]"/>
      <dgm:spPr>
        <a:solidFill>
          <a:srgbClr val="44546A"/>
        </a:solidFill>
      </dgm:spPr>
      <dgm:t>
        <a:bodyPr/>
        <a:lstStyle/>
        <a:p>
          <a:r>
            <a:rPr lang="en-US" dirty="0"/>
            <a:t>5. </a:t>
          </a:r>
          <a:r>
            <a:rPr lang="en-US" b="1" dirty="0"/>
            <a:t>Repurchase</a:t>
          </a:r>
          <a:r>
            <a:rPr lang="en-US" dirty="0"/>
            <a:t>: Migrate to existing cloud solution</a:t>
          </a:r>
          <a:endParaRPr lang="en-CA" dirty="0"/>
        </a:p>
      </dgm:t>
    </dgm:pt>
    <dgm:pt modelId="{E9982A4A-0D75-4101-A563-A5E4A9F0FF58}" type="parTrans" cxnId="{03C91BAF-6ABE-464B-B2FD-A33CB36CE4D1}">
      <dgm:prSet/>
      <dgm:spPr/>
      <dgm:t>
        <a:bodyPr/>
        <a:lstStyle/>
        <a:p>
          <a:endParaRPr lang="en-CA"/>
        </a:p>
      </dgm:t>
    </dgm:pt>
    <dgm:pt modelId="{67618A89-653E-4699-B132-7207BC1157E1}" type="sibTrans" cxnId="{03C91BAF-6ABE-464B-B2FD-A33CB36CE4D1}">
      <dgm:prSet/>
      <dgm:spPr/>
      <dgm:t>
        <a:bodyPr/>
        <a:lstStyle/>
        <a:p>
          <a:endParaRPr lang="en-CA"/>
        </a:p>
      </dgm:t>
    </dgm:pt>
    <dgm:pt modelId="{5E5EB015-4E9B-4AB4-92C2-AF15D7B5E80E}">
      <dgm:prSet phldrT="[Text]"/>
      <dgm:spPr>
        <a:solidFill>
          <a:srgbClr val="44546A"/>
        </a:solidFill>
      </dgm:spPr>
      <dgm:t>
        <a:bodyPr/>
        <a:lstStyle/>
        <a:p>
          <a:r>
            <a:rPr lang="en-US" dirty="0"/>
            <a:t>6. </a:t>
          </a:r>
          <a:r>
            <a:rPr lang="en-US" b="1" dirty="0"/>
            <a:t>Refactor</a:t>
          </a:r>
          <a:r>
            <a:rPr lang="en-US" dirty="0"/>
            <a:t>: Reimagine as cloud native (aka rewrite)</a:t>
          </a:r>
          <a:endParaRPr lang="en-CA" dirty="0"/>
        </a:p>
      </dgm:t>
    </dgm:pt>
    <dgm:pt modelId="{9DABD852-86F3-4604-BE49-7F459375F837}" type="parTrans" cxnId="{68DCE92C-58F0-44EF-871E-E43CBF7EDF54}">
      <dgm:prSet/>
      <dgm:spPr/>
      <dgm:t>
        <a:bodyPr/>
        <a:lstStyle/>
        <a:p>
          <a:endParaRPr lang="en-CA"/>
        </a:p>
      </dgm:t>
    </dgm:pt>
    <dgm:pt modelId="{5387A929-0868-412A-89C5-9AF9341A7653}" type="sibTrans" cxnId="{68DCE92C-58F0-44EF-871E-E43CBF7EDF54}">
      <dgm:prSet/>
      <dgm:spPr/>
      <dgm:t>
        <a:bodyPr/>
        <a:lstStyle/>
        <a:p>
          <a:endParaRPr lang="en-CA"/>
        </a:p>
      </dgm:t>
    </dgm:pt>
    <dgm:pt modelId="{2FB655A6-122C-40C8-BC6A-141875887DD3}" type="pres">
      <dgm:prSet presAssocID="{E6EAB825-98C7-436C-B2DD-F1F0D50F855E}" presName="Name0" presStyleCnt="0">
        <dgm:presLayoutVars>
          <dgm:chMax val="7"/>
          <dgm:chPref val="7"/>
          <dgm:dir/>
        </dgm:presLayoutVars>
      </dgm:prSet>
      <dgm:spPr/>
    </dgm:pt>
    <dgm:pt modelId="{EAE44432-303C-47E9-99C7-49D2935F0F11}" type="pres">
      <dgm:prSet presAssocID="{E6EAB825-98C7-436C-B2DD-F1F0D50F855E}" presName="Name1" presStyleCnt="0"/>
      <dgm:spPr/>
    </dgm:pt>
    <dgm:pt modelId="{E22B98A0-417C-4C8C-A662-5D2AB1543C4E}" type="pres">
      <dgm:prSet presAssocID="{E6EAB825-98C7-436C-B2DD-F1F0D50F855E}" presName="cycle" presStyleCnt="0"/>
      <dgm:spPr/>
    </dgm:pt>
    <dgm:pt modelId="{DBD1B202-A0A0-4A05-ACEE-B9095EBD3C48}" type="pres">
      <dgm:prSet presAssocID="{E6EAB825-98C7-436C-B2DD-F1F0D50F855E}" presName="srcNode" presStyleLbl="node1" presStyleIdx="0" presStyleCnt="6"/>
      <dgm:spPr/>
    </dgm:pt>
    <dgm:pt modelId="{B1BDCD52-38C5-4528-8A5F-F4169A37E4EC}" type="pres">
      <dgm:prSet presAssocID="{E6EAB825-98C7-436C-B2DD-F1F0D50F855E}" presName="conn" presStyleLbl="parChTrans1D2" presStyleIdx="0" presStyleCnt="1"/>
      <dgm:spPr/>
    </dgm:pt>
    <dgm:pt modelId="{EB6EB876-A39C-4BFD-92CE-93F01C3B7421}" type="pres">
      <dgm:prSet presAssocID="{E6EAB825-98C7-436C-B2DD-F1F0D50F855E}" presName="extraNode" presStyleLbl="node1" presStyleIdx="0" presStyleCnt="6"/>
      <dgm:spPr/>
    </dgm:pt>
    <dgm:pt modelId="{F9CD57E9-8DFF-484E-B39C-688C247741AA}" type="pres">
      <dgm:prSet presAssocID="{E6EAB825-98C7-436C-B2DD-F1F0D50F855E}" presName="dstNode" presStyleLbl="node1" presStyleIdx="0" presStyleCnt="6"/>
      <dgm:spPr/>
    </dgm:pt>
    <dgm:pt modelId="{5270F319-9B70-427A-A8BB-3EDB718414B0}" type="pres">
      <dgm:prSet presAssocID="{D8DA51DB-4071-4D84-A023-6A3DB2721FA7}" presName="text_1" presStyleLbl="node1" presStyleIdx="0" presStyleCnt="6">
        <dgm:presLayoutVars>
          <dgm:bulletEnabled val="1"/>
        </dgm:presLayoutVars>
      </dgm:prSet>
      <dgm:spPr/>
    </dgm:pt>
    <dgm:pt modelId="{259CEA4B-D164-457D-88A5-D01BC48E646D}" type="pres">
      <dgm:prSet presAssocID="{D8DA51DB-4071-4D84-A023-6A3DB2721FA7}" presName="accent_1" presStyleCnt="0"/>
      <dgm:spPr/>
    </dgm:pt>
    <dgm:pt modelId="{87491ED4-ADE8-4348-9BE2-3E7091D8587F}" type="pres">
      <dgm:prSet presAssocID="{D8DA51DB-4071-4D84-A023-6A3DB2721FA7}" presName="accentRepeatNode" presStyleLbl="solidFgAcc1" presStyleIdx="0" presStyleCnt="6"/>
      <dgm:spPr>
        <a:solidFill>
          <a:srgbClr val="FFFFFF"/>
        </a:solidFill>
      </dgm:spPr>
    </dgm:pt>
    <dgm:pt modelId="{3CB0025E-7FFD-4B45-B06A-BC280C28176C}" type="pres">
      <dgm:prSet presAssocID="{F35CE445-B5F2-49A7-BD20-1FF475ED1312}" presName="text_2" presStyleLbl="node1" presStyleIdx="1" presStyleCnt="6">
        <dgm:presLayoutVars>
          <dgm:bulletEnabled val="1"/>
        </dgm:presLayoutVars>
      </dgm:prSet>
      <dgm:spPr/>
    </dgm:pt>
    <dgm:pt modelId="{809378AE-E290-431B-9F11-C9418E8407D0}" type="pres">
      <dgm:prSet presAssocID="{F35CE445-B5F2-49A7-BD20-1FF475ED1312}" presName="accent_2" presStyleCnt="0"/>
      <dgm:spPr/>
    </dgm:pt>
    <dgm:pt modelId="{ADDCA3B5-E73E-436B-BFC4-74BB356F7CFD}" type="pres">
      <dgm:prSet presAssocID="{F35CE445-B5F2-49A7-BD20-1FF475ED1312}" presName="accentRepeatNode" presStyleLbl="solidFgAcc1" presStyleIdx="1" presStyleCnt="6"/>
      <dgm:spPr>
        <a:solidFill>
          <a:srgbClr val="FFFFFF"/>
        </a:solidFill>
      </dgm:spPr>
    </dgm:pt>
    <dgm:pt modelId="{E7379110-2449-4270-A1B9-B8339EC126E8}" type="pres">
      <dgm:prSet presAssocID="{EDDCA9BB-59FF-4E19-87C8-E7513EBF5359}" presName="text_3" presStyleLbl="node1" presStyleIdx="2" presStyleCnt="6">
        <dgm:presLayoutVars>
          <dgm:bulletEnabled val="1"/>
        </dgm:presLayoutVars>
      </dgm:prSet>
      <dgm:spPr/>
    </dgm:pt>
    <dgm:pt modelId="{8635D1B7-825F-4E0D-A7C7-181C2629D572}" type="pres">
      <dgm:prSet presAssocID="{EDDCA9BB-59FF-4E19-87C8-E7513EBF5359}" presName="accent_3" presStyleCnt="0"/>
      <dgm:spPr/>
    </dgm:pt>
    <dgm:pt modelId="{60A91C91-1661-4E02-9E4D-E358EBF42D2C}" type="pres">
      <dgm:prSet presAssocID="{EDDCA9BB-59FF-4E19-87C8-E7513EBF5359}" presName="accentRepeatNode" presStyleLbl="solidFgAcc1" presStyleIdx="2" presStyleCnt="6"/>
      <dgm:spPr>
        <a:solidFill>
          <a:srgbClr val="FFFFFF"/>
        </a:solidFill>
      </dgm:spPr>
    </dgm:pt>
    <dgm:pt modelId="{4F264A43-F938-4957-9A7F-DB8F47D21C71}" type="pres">
      <dgm:prSet presAssocID="{FB067E37-0C54-429A-BA4A-5AF1F42680A5}" presName="text_4" presStyleLbl="node1" presStyleIdx="3" presStyleCnt="6">
        <dgm:presLayoutVars>
          <dgm:bulletEnabled val="1"/>
        </dgm:presLayoutVars>
      </dgm:prSet>
      <dgm:spPr/>
    </dgm:pt>
    <dgm:pt modelId="{11961C62-3159-4CF1-BF46-82BF05708CAE}" type="pres">
      <dgm:prSet presAssocID="{FB067E37-0C54-429A-BA4A-5AF1F42680A5}" presName="accent_4" presStyleCnt="0"/>
      <dgm:spPr/>
    </dgm:pt>
    <dgm:pt modelId="{8DAACC7E-8379-40F6-BCBF-0598996821F2}" type="pres">
      <dgm:prSet presAssocID="{FB067E37-0C54-429A-BA4A-5AF1F42680A5}" presName="accentRepeatNode" presStyleLbl="solidFgAcc1" presStyleIdx="3" presStyleCnt="6"/>
      <dgm:spPr>
        <a:solidFill>
          <a:srgbClr val="FFFFFF"/>
        </a:solidFill>
      </dgm:spPr>
    </dgm:pt>
    <dgm:pt modelId="{41E19F80-72C4-44C2-82A7-DFF4B47AAD82}" type="pres">
      <dgm:prSet presAssocID="{23917991-4FBD-4ABB-A27F-1B5853BA028B}" presName="text_5" presStyleLbl="node1" presStyleIdx="4" presStyleCnt="6">
        <dgm:presLayoutVars>
          <dgm:bulletEnabled val="1"/>
        </dgm:presLayoutVars>
      </dgm:prSet>
      <dgm:spPr/>
    </dgm:pt>
    <dgm:pt modelId="{5391EF89-19B6-4871-A44F-B55488D5BEEB}" type="pres">
      <dgm:prSet presAssocID="{23917991-4FBD-4ABB-A27F-1B5853BA028B}" presName="accent_5" presStyleCnt="0"/>
      <dgm:spPr/>
    </dgm:pt>
    <dgm:pt modelId="{F6F1ACA7-691D-49DF-BD26-C303785AD614}" type="pres">
      <dgm:prSet presAssocID="{23917991-4FBD-4ABB-A27F-1B5853BA028B}" presName="accentRepeatNode" presStyleLbl="solidFgAcc1" presStyleIdx="4" presStyleCnt="6"/>
      <dgm:spPr>
        <a:solidFill>
          <a:srgbClr val="FFFFFF"/>
        </a:solidFill>
      </dgm:spPr>
    </dgm:pt>
    <dgm:pt modelId="{EBDBD343-BBBE-4E1C-B952-12BD77DE314E}" type="pres">
      <dgm:prSet presAssocID="{5E5EB015-4E9B-4AB4-92C2-AF15D7B5E80E}" presName="text_6" presStyleLbl="node1" presStyleIdx="5" presStyleCnt="6">
        <dgm:presLayoutVars>
          <dgm:bulletEnabled val="1"/>
        </dgm:presLayoutVars>
      </dgm:prSet>
      <dgm:spPr/>
    </dgm:pt>
    <dgm:pt modelId="{C35B993E-8910-4249-8806-94289EE19A24}" type="pres">
      <dgm:prSet presAssocID="{5E5EB015-4E9B-4AB4-92C2-AF15D7B5E80E}" presName="accent_6" presStyleCnt="0"/>
      <dgm:spPr/>
    </dgm:pt>
    <dgm:pt modelId="{F5A74140-F7E2-450A-BA3D-140C69F821F8}" type="pres">
      <dgm:prSet presAssocID="{5E5EB015-4E9B-4AB4-92C2-AF15D7B5E80E}" presName="accentRepeatNode" presStyleLbl="solidFgAcc1" presStyleIdx="5" presStyleCnt="6"/>
      <dgm:spPr>
        <a:solidFill>
          <a:srgbClr val="FFFFFF"/>
        </a:solidFill>
      </dgm:spPr>
    </dgm:pt>
  </dgm:ptLst>
  <dgm:cxnLst>
    <dgm:cxn modelId="{D8AA3B00-E378-4611-9402-18C165A48250}" type="presOf" srcId="{E6EAB825-98C7-436C-B2DD-F1F0D50F855E}" destId="{2FB655A6-122C-40C8-BC6A-141875887DD3}" srcOrd="0" destOrd="0" presId="urn:microsoft.com/office/officeart/2008/layout/VerticalCurvedList"/>
    <dgm:cxn modelId="{68DCE92C-58F0-44EF-871E-E43CBF7EDF54}" srcId="{E6EAB825-98C7-436C-B2DD-F1F0D50F855E}" destId="{5E5EB015-4E9B-4AB4-92C2-AF15D7B5E80E}" srcOrd="5" destOrd="0" parTransId="{9DABD852-86F3-4604-BE49-7F459375F837}" sibTransId="{5387A929-0868-412A-89C5-9AF9341A7653}"/>
    <dgm:cxn modelId="{CC09EF3D-7ED3-4209-BC54-5138C0838D80}" type="presOf" srcId="{3280DCD4-7DB1-4395-AF2A-1D71E7237874}" destId="{B1BDCD52-38C5-4528-8A5F-F4169A37E4EC}" srcOrd="0" destOrd="0" presId="urn:microsoft.com/office/officeart/2008/layout/VerticalCurvedList"/>
    <dgm:cxn modelId="{BC9BB13E-953A-464A-B753-F4A8FE4A8014}" type="presOf" srcId="{23917991-4FBD-4ABB-A27F-1B5853BA028B}" destId="{41E19F80-72C4-44C2-82A7-DFF4B47AAD82}" srcOrd="0" destOrd="0" presId="urn:microsoft.com/office/officeart/2008/layout/VerticalCurvedList"/>
    <dgm:cxn modelId="{1A512D49-977A-4E86-A58C-86F5889C3C1B}" srcId="{E6EAB825-98C7-436C-B2DD-F1F0D50F855E}" destId="{EDDCA9BB-59FF-4E19-87C8-E7513EBF5359}" srcOrd="2" destOrd="0" parTransId="{7D2D5F09-A75D-4788-AFAF-05312BFB7C35}" sibTransId="{6752EA35-00EA-4E09-8AFE-2CE5F929E708}"/>
    <dgm:cxn modelId="{CBDF326E-A6D7-4C9A-A61B-E7326C7F27E4}" type="presOf" srcId="{EDDCA9BB-59FF-4E19-87C8-E7513EBF5359}" destId="{E7379110-2449-4270-A1B9-B8339EC126E8}" srcOrd="0" destOrd="0" presId="urn:microsoft.com/office/officeart/2008/layout/VerticalCurvedList"/>
    <dgm:cxn modelId="{2F21995A-10DF-45EF-84CC-1BD89D6C034E}" type="presOf" srcId="{D8DA51DB-4071-4D84-A023-6A3DB2721FA7}" destId="{5270F319-9B70-427A-A8BB-3EDB718414B0}" srcOrd="0" destOrd="0" presId="urn:microsoft.com/office/officeart/2008/layout/VerticalCurvedList"/>
    <dgm:cxn modelId="{68123884-0E1D-4775-BBE9-E8F823C36DFD}" srcId="{E6EAB825-98C7-436C-B2DD-F1F0D50F855E}" destId="{F35CE445-B5F2-49A7-BD20-1FF475ED1312}" srcOrd="1" destOrd="0" parTransId="{136D72C2-599D-4CDA-9AED-2DC9B4A7DFA8}" sibTransId="{CC52E52B-ED37-4968-9C91-F54F17031386}"/>
    <dgm:cxn modelId="{830CC087-F500-486A-90A1-C8369F1F7717}" type="presOf" srcId="{F35CE445-B5F2-49A7-BD20-1FF475ED1312}" destId="{3CB0025E-7FFD-4B45-B06A-BC280C28176C}" srcOrd="0" destOrd="0" presId="urn:microsoft.com/office/officeart/2008/layout/VerticalCurvedList"/>
    <dgm:cxn modelId="{B6FBCC88-5751-4863-BED1-2F4BA9E9F1E8}" type="presOf" srcId="{5E5EB015-4E9B-4AB4-92C2-AF15D7B5E80E}" destId="{EBDBD343-BBBE-4E1C-B952-12BD77DE314E}" srcOrd="0" destOrd="0" presId="urn:microsoft.com/office/officeart/2008/layout/VerticalCurvedList"/>
    <dgm:cxn modelId="{2686A391-4699-495C-88A2-94B84F898FE5}" type="presOf" srcId="{FB067E37-0C54-429A-BA4A-5AF1F42680A5}" destId="{4F264A43-F938-4957-9A7F-DB8F47D21C71}" srcOrd="0" destOrd="0" presId="urn:microsoft.com/office/officeart/2008/layout/VerticalCurvedList"/>
    <dgm:cxn modelId="{7DC4EB9B-C414-4668-9531-4EB402012DA7}" srcId="{E6EAB825-98C7-436C-B2DD-F1F0D50F855E}" destId="{FB067E37-0C54-429A-BA4A-5AF1F42680A5}" srcOrd="3" destOrd="0" parTransId="{72BA68D9-7C78-4C3D-BA1E-4BDF57DCB613}" sibTransId="{CB1CDE82-434D-4637-960A-8353C85855F5}"/>
    <dgm:cxn modelId="{03C91BAF-6ABE-464B-B2FD-A33CB36CE4D1}" srcId="{E6EAB825-98C7-436C-B2DD-F1F0D50F855E}" destId="{23917991-4FBD-4ABB-A27F-1B5853BA028B}" srcOrd="4" destOrd="0" parTransId="{E9982A4A-0D75-4101-A563-A5E4A9F0FF58}" sibTransId="{67618A89-653E-4699-B132-7207BC1157E1}"/>
    <dgm:cxn modelId="{D4F0A5EE-8D39-46FC-B4BF-DE75BB158A81}" srcId="{E6EAB825-98C7-436C-B2DD-F1F0D50F855E}" destId="{D8DA51DB-4071-4D84-A023-6A3DB2721FA7}" srcOrd="0" destOrd="0" parTransId="{6A7A2B7F-AC29-412E-AB43-7E4350B65892}" sibTransId="{3280DCD4-7DB1-4395-AF2A-1D71E7237874}"/>
    <dgm:cxn modelId="{0760D1AA-8E03-4FF7-A230-22E1F4FB5199}" type="presParOf" srcId="{2FB655A6-122C-40C8-BC6A-141875887DD3}" destId="{EAE44432-303C-47E9-99C7-49D2935F0F11}" srcOrd="0" destOrd="0" presId="urn:microsoft.com/office/officeart/2008/layout/VerticalCurvedList"/>
    <dgm:cxn modelId="{0B9FB559-7DD4-4589-A684-0A97A0105CAD}" type="presParOf" srcId="{EAE44432-303C-47E9-99C7-49D2935F0F11}" destId="{E22B98A0-417C-4C8C-A662-5D2AB1543C4E}" srcOrd="0" destOrd="0" presId="urn:microsoft.com/office/officeart/2008/layout/VerticalCurvedList"/>
    <dgm:cxn modelId="{65C76946-64E2-48D3-BD00-509E908F4E5B}" type="presParOf" srcId="{E22B98A0-417C-4C8C-A662-5D2AB1543C4E}" destId="{DBD1B202-A0A0-4A05-ACEE-B9095EBD3C48}" srcOrd="0" destOrd="0" presId="urn:microsoft.com/office/officeart/2008/layout/VerticalCurvedList"/>
    <dgm:cxn modelId="{3F3BB475-894E-42A5-A347-5E9A8EF6923A}" type="presParOf" srcId="{E22B98A0-417C-4C8C-A662-5D2AB1543C4E}" destId="{B1BDCD52-38C5-4528-8A5F-F4169A37E4EC}" srcOrd="1" destOrd="0" presId="urn:microsoft.com/office/officeart/2008/layout/VerticalCurvedList"/>
    <dgm:cxn modelId="{A51E067C-795D-4E63-AC2B-39B3533978FD}" type="presParOf" srcId="{E22B98A0-417C-4C8C-A662-5D2AB1543C4E}" destId="{EB6EB876-A39C-4BFD-92CE-93F01C3B7421}" srcOrd="2" destOrd="0" presId="urn:microsoft.com/office/officeart/2008/layout/VerticalCurvedList"/>
    <dgm:cxn modelId="{FA8EB253-F52D-4327-B4A9-C10B6D5BA9C0}" type="presParOf" srcId="{E22B98A0-417C-4C8C-A662-5D2AB1543C4E}" destId="{F9CD57E9-8DFF-484E-B39C-688C247741AA}" srcOrd="3" destOrd="0" presId="urn:microsoft.com/office/officeart/2008/layout/VerticalCurvedList"/>
    <dgm:cxn modelId="{B4F97B6A-E216-4EE9-A65E-387E6CFEE4B6}" type="presParOf" srcId="{EAE44432-303C-47E9-99C7-49D2935F0F11}" destId="{5270F319-9B70-427A-A8BB-3EDB718414B0}" srcOrd="1" destOrd="0" presId="urn:microsoft.com/office/officeart/2008/layout/VerticalCurvedList"/>
    <dgm:cxn modelId="{0490572A-FC42-445C-A8D7-B9ECDDEE1633}" type="presParOf" srcId="{EAE44432-303C-47E9-99C7-49D2935F0F11}" destId="{259CEA4B-D164-457D-88A5-D01BC48E646D}" srcOrd="2" destOrd="0" presId="urn:microsoft.com/office/officeart/2008/layout/VerticalCurvedList"/>
    <dgm:cxn modelId="{C202DDAF-12ED-4132-A25E-AEA68545113E}" type="presParOf" srcId="{259CEA4B-D164-457D-88A5-D01BC48E646D}" destId="{87491ED4-ADE8-4348-9BE2-3E7091D8587F}" srcOrd="0" destOrd="0" presId="urn:microsoft.com/office/officeart/2008/layout/VerticalCurvedList"/>
    <dgm:cxn modelId="{4C89909C-1372-4F00-8350-27EB29D610F2}" type="presParOf" srcId="{EAE44432-303C-47E9-99C7-49D2935F0F11}" destId="{3CB0025E-7FFD-4B45-B06A-BC280C28176C}" srcOrd="3" destOrd="0" presId="urn:microsoft.com/office/officeart/2008/layout/VerticalCurvedList"/>
    <dgm:cxn modelId="{2560F6EB-A468-47D9-A1A7-9A5333D08C03}" type="presParOf" srcId="{EAE44432-303C-47E9-99C7-49D2935F0F11}" destId="{809378AE-E290-431B-9F11-C9418E8407D0}" srcOrd="4" destOrd="0" presId="urn:microsoft.com/office/officeart/2008/layout/VerticalCurvedList"/>
    <dgm:cxn modelId="{30D9760E-2B46-436F-9472-1CD57B48C069}" type="presParOf" srcId="{809378AE-E290-431B-9F11-C9418E8407D0}" destId="{ADDCA3B5-E73E-436B-BFC4-74BB356F7CFD}" srcOrd="0" destOrd="0" presId="urn:microsoft.com/office/officeart/2008/layout/VerticalCurvedList"/>
    <dgm:cxn modelId="{BD3A5549-BA2D-43BC-9B75-6B07E6A0B547}" type="presParOf" srcId="{EAE44432-303C-47E9-99C7-49D2935F0F11}" destId="{E7379110-2449-4270-A1B9-B8339EC126E8}" srcOrd="5" destOrd="0" presId="urn:microsoft.com/office/officeart/2008/layout/VerticalCurvedList"/>
    <dgm:cxn modelId="{BED9DCCE-A11A-4CCF-BB5D-0F5628F8E1A0}" type="presParOf" srcId="{EAE44432-303C-47E9-99C7-49D2935F0F11}" destId="{8635D1B7-825F-4E0D-A7C7-181C2629D572}" srcOrd="6" destOrd="0" presId="urn:microsoft.com/office/officeart/2008/layout/VerticalCurvedList"/>
    <dgm:cxn modelId="{7B7F7D89-5B29-44FC-9DDB-88FFFF5BC2B8}" type="presParOf" srcId="{8635D1B7-825F-4E0D-A7C7-181C2629D572}" destId="{60A91C91-1661-4E02-9E4D-E358EBF42D2C}" srcOrd="0" destOrd="0" presId="urn:microsoft.com/office/officeart/2008/layout/VerticalCurvedList"/>
    <dgm:cxn modelId="{15F10330-E5D1-44A5-AA6C-21C8FF731ECC}" type="presParOf" srcId="{EAE44432-303C-47E9-99C7-49D2935F0F11}" destId="{4F264A43-F938-4957-9A7F-DB8F47D21C71}" srcOrd="7" destOrd="0" presId="urn:microsoft.com/office/officeart/2008/layout/VerticalCurvedList"/>
    <dgm:cxn modelId="{74164932-CF8E-41F2-84CA-F9A69A84EC4C}" type="presParOf" srcId="{EAE44432-303C-47E9-99C7-49D2935F0F11}" destId="{11961C62-3159-4CF1-BF46-82BF05708CAE}" srcOrd="8" destOrd="0" presId="urn:microsoft.com/office/officeart/2008/layout/VerticalCurvedList"/>
    <dgm:cxn modelId="{7BC8F4E0-7283-4910-9305-6CBC84B474CB}" type="presParOf" srcId="{11961C62-3159-4CF1-BF46-82BF05708CAE}" destId="{8DAACC7E-8379-40F6-BCBF-0598996821F2}" srcOrd="0" destOrd="0" presId="urn:microsoft.com/office/officeart/2008/layout/VerticalCurvedList"/>
    <dgm:cxn modelId="{812ADD28-4AEB-4185-8E24-91ECBD6E36D8}" type="presParOf" srcId="{EAE44432-303C-47E9-99C7-49D2935F0F11}" destId="{41E19F80-72C4-44C2-82A7-DFF4B47AAD82}" srcOrd="9" destOrd="0" presId="urn:microsoft.com/office/officeart/2008/layout/VerticalCurvedList"/>
    <dgm:cxn modelId="{0AAE25CA-0547-4D4B-AA56-FF2539ADE925}" type="presParOf" srcId="{EAE44432-303C-47E9-99C7-49D2935F0F11}" destId="{5391EF89-19B6-4871-A44F-B55488D5BEEB}" srcOrd="10" destOrd="0" presId="urn:microsoft.com/office/officeart/2008/layout/VerticalCurvedList"/>
    <dgm:cxn modelId="{5A9CBEF7-6A0F-4F73-A29C-71A27B0F7FAC}" type="presParOf" srcId="{5391EF89-19B6-4871-A44F-B55488D5BEEB}" destId="{F6F1ACA7-691D-49DF-BD26-C303785AD614}" srcOrd="0" destOrd="0" presId="urn:microsoft.com/office/officeart/2008/layout/VerticalCurvedList"/>
    <dgm:cxn modelId="{E4B0E8CD-70D1-49B1-8DB4-EFDFABC65228}" type="presParOf" srcId="{EAE44432-303C-47E9-99C7-49D2935F0F11}" destId="{EBDBD343-BBBE-4E1C-B952-12BD77DE314E}" srcOrd="11" destOrd="0" presId="urn:microsoft.com/office/officeart/2008/layout/VerticalCurvedList"/>
    <dgm:cxn modelId="{F831B253-0025-4217-9651-A9F03F0678C9}" type="presParOf" srcId="{EAE44432-303C-47E9-99C7-49D2935F0F11}" destId="{C35B993E-8910-4249-8806-94289EE19A24}" srcOrd="12" destOrd="0" presId="urn:microsoft.com/office/officeart/2008/layout/VerticalCurvedList"/>
    <dgm:cxn modelId="{919A337E-ED92-48C3-88ED-B574B8700987}" type="presParOf" srcId="{C35B993E-8910-4249-8806-94289EE19A24}" destId="{F5A74140-F7E2-450A-BA3D-140C69F821F8}" srcOrd="0" destOrd="0" presId="urn:microsoft.com/office/officeart/2008/layout/VerticalCurved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BDCD52-38C5-4528-8A5F-F4169A37E4EC}">
      <dsp:nvSpPr>
        <dsp:cNvPr id="0" name=""/>
        <dsp:cNvSpPr/>
      </dsp:nvSpPr>
      <dsp:spPr>
        <a:xfrm>
          <a:off x="-4472203" y="-685840"/>
          <a:ext cx="5327731" cy="5327731"/>
        </a:xfrm>
        <a:prstGeom prst="blockArc">
          <a:avLst>
            <a:gd name="adj1" fmla="val 18900000"/>
            <a:gd name="adj2" fmla="val 2700000"/>
            <a:gd name="adj3" fmla="val 405"/>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70F319-9B70-427A-A8BB-3EDB718414B0}">
      <dsp:nvSpPr>
        <dsp:cNvPr id="0" name=""/>
        <dsp:cNvSpPr/>
      </dsp:nvSpPr>
      <dsp:spPr>
        <a:xfrm>
          <a:off x="319573" y="208325"/>
          <a:ext cx="5570544" cy="416492"/>
        </a:xfrm>
        <a:prstGeom prst="rect">
          <a:avLst/>
        </a:prstGeom>
        <a:solidFill>
          <a:srgbClr val="44546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591" tIns="33020" rIns="33020" bIns="33020" numCol="1" spcCol="1270" anchor="ctr" anchorCtr="0">
          <a:noAutofit/>
        </a:bodyPr>
        <a:lstStyle/>
        <a:p>
          <a:pPr marL="0" lvl="0" indent="0" algn="l" defTabSz="577850">
            <a:lnSpc>
              <a:spcPct val="90000"/>
            </a:lnSpc>
            <a:spcBef>
              <a:spcPct val="0"/>
            </a:spcBef>
            <a:spcAft>
              <a:spcPct val="35000"/>
            </a:spcAft>
            <a:buNone/>
          </a:pPr>
          <a:r>
            <a:rPr lang="en-US" sz="1300" kern="1200" dirty="0"/>
            <a:t>1. </a:t>
          </a:r>
          <a:r>
            <a:rPr lang="en-US" sz="1300" b="1" kern="1200" dirty="0"/>
            <a:t>Retire</a:t>
          </a:r>
          <a:r>
            <a:rPr lang="en-US" sz="1300" kern="1200" dirty="0"/>
            <a:t>: Get rid of the application</a:t>
          </a:r>
          <a:endParaRPr lang="en-CA" sz="1300" kern="1200" dirty="0"/>
        </a:p>
      </dsp:txBody>
      <dsp:txXfrm>
        <a:off x="319573" y="208325"/>
        <a:ext cx="5570544" cy="416492"/>
      </dsp:txXfrm>
    </dsp:sp>
    <dsp:sp modelId="{87491ED4-ADE8-4348-9BE2-3E7091D8587F}">
      <dsp:nvSpPr>
        <dsp:cNvPr id="0" name=""/>
        <dsp:cNvSpPr/>
      </dsp:nvSpPr>
      <dsp:spPr>
        <a:xfrm>
          <a:off x="59265" y="156263"/>
          <a:ext cx="520616" cy="520616"/>
        </a:xfrm>
        <a:prstGeom prst="ellipse">
          <a:avLst/>
        </a:prstGeom>
        <a:solidFill>
          <a:srgbClr val="FFFFFF"/>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B0025E-7FFD-4B45-B06A-BC280C28176C}">
      <dsp:nvSpPr>
        <dsp:cNvPr id="0" name=""/>
        <dsp:cNvSpPr/>
      </dsp:nvSpPr>
      <dsp:spPr>
        <a:xfrm>
          <a:off x="662167" y="832985"/>
          <a:ext cx="5227950" cy="416492"/>
        </a:xfrm>
        <a:prstGeom prst="rect">
          <a:avLst/>
        </a:prstGeom>
        <a:solidFill>
          <a:srgbClr val="44546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591" tIns="33020" rIns="33020" bIns="33020" numCol="1" spcCol="1270" anchor="ctr" anchorCtr="0">
          <a:noAutofit/>
        </a:bodyPr>
        <a:lstStyle/>
        <a:p>
          <a:pPr marL="0" lvl="0" indent="0" algn="l" defTabSz="577850">
            <a:lnSpc>
              <a:spcPct val="90000"/>
            </a:lnSpc>
            <a:spcBef>
              <a:spcPct val="0"/>
            </a:spcBef>
            <a:spcAft>
              <a:spcPct val="35000"/>
            </a:spcAft>
            <a:buNone/>
          </a:pPr>
          <a:r>
            <a:rPr lang="en-US" sz="1300" kern="1200" dirty="0"/>
            <a:t>2. </a:t>
          </a:r>
          <a:r>
            <a:rPr lang="en-US" sz="1300" b="1" kern="1200" dirty="0"/>
            <a:t>Retain</a:t>
          </a:r>
          <a:r>
            <a:rPr lang="en-US" sz="1300" kern="1200" dirty="0"/>
            <a:t>: Keep in data center (for fixed amount of time)</a:t>
          </a:r>
          <a:endParaRPr lang="en-CA" sz="1300" kern="1200" dirty="0"/>
        </a:p>
      </dsp:txBody>
      <dsp:txXfrm>
        <a:off x="662167" y="832985"/>
        <a:ext cx="5227950" cy="416492"/>
      </dsp:txXfrm>
    </dsp:sp>
    <dsp:sp modelId="{ADDCA3B5-E73E-436B-BFC4-74BB356F7CFD}">
      <dsp:nvSpPr>
        <dsp:cNvPr id="0" name=""/>
        <dsp:cNvSpPr/>
      </dsp:nvSpPr>
      <dsp:spPr>
        <a:xfrm>
          <a:off x="401859" y="780924"/>
          <a:ext cx="520616" cy="520616"/>
        </a:xfrm>
        <a:prstGeom prst="ellipse">
          <a:avLst/>
        </a:prstGeom>
        <a:solidFill>
          <a:srgbClr val="FFFFFF"/>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379110-2449-4270-A1B9-B8339EC126E8}">
      <dsp:nvSpPr>
        <dsp:cNvPr id="0" name=""/>
        <dsp:cNvSpPr/>
      </dsp:nvSpPr>
      <dsp:spPr>
        <a:xfrm>
          <a:off x="818827" y="1457646"/>
          <a:ext cx="5071290" cy="416492"/>
        </a:xfrm>
        <a:prstGeom prst="rect">
          <a:avLst/>
        </a:prstGeom>
        <a:solidFill>
          <a:srgbClr val="44546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591" tIns="33020" rIns="33020" bIns="33020" numCol="1" spcCol="1270" anchor="ctr" anchorCtr="0">
          <a:noAutofit/>
        </a:bodyPr>
        <a:lstStyle/>
        <a:p>
          <a:pPr marL="0" lvl="0" indent="0" algn="l" defTabSz="577850">
            <a:lnSpc>
              <a:spcPct val="90000"/>
            </a:lnSpc>
            <a:spcBef>
              <a:spcPct val="0"/>
            </a:spcBef>
            <a:spcAft>
              <a:spcPct val="35000"/>
            </a:spcAft>
            <a:buNone/>
          </a:pPr>
          <a:r>
            <a:rPr lang="en-US" sz="1300" kern="1200" dirty="0"/>
            <a:t>3. </a:t>
          </a:r>
          <a:r>
            <a:rPr lang="en-US" sz="1300" b="1" kern="1200" dirty="0"/>
            <a:t>Rehost</a:t>
          </a:r>
          <a:r>
            <a:rPr lang="en-US" sz="1300" kern="1200" dirty="0"/>
            <a:t>: Otherwise known as </a:t>
          </a:r>
          <a:r>
            <a:rPr lang="en-US" sz="1300" b="1" kern="1200" dirty="0"/>
            <a:t>“lift and shift”</a:t>
          </a:r>
          <a:endParaRPr lang="en-CA" sz="1300" kern="1200" dirty="0"/>
        </a:p>
      </dsp:txBody>
      <dsp:txXfrm>
        <a:off x="818827" y="1457646"/>
        <a:ext cx="5071290" cy="416492"/>
      </dsp:txXfrm>
    </dsp:sp>
    <dsp:sp modelId="{60A91C91-1661-4E02-9E4D-E358EBF42D2C}">
      <dsp:nvSpPr>
        <dsp:cNvPr id="0" name=""/>
        <dsp:cNvSpPr/>
      </dsp:nvSpPr>
      <dsp:spPr>
        <a:xfrm>
          <a:off x="558519" y="1405584"/>
          <a:ext cx="520616" cy="520616"/>
        </a:xfrm>
        <a:prstGeom prst="ellipse">
          <a:avLst/>
        </a:prstGeom>
        <a:solidFill>
          <a:srgbClr val="FFFFFF"/>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F264A43-F938-4957-9A7F-DB8F47D21C71}">
      <dsp:nvSpPr>
        <dsp:cNvPr id="0" name=""/>
        <dsp:cNvSpPr/>
      </dsp:nvSpPr>
      <dsp:spPr>
        <a:xfrm>
          <a:off x="818827" y="2081910"/>
          <a:ext cx="5071290" cy="416492"/>
        </a:xfrm>
        <a:prstGeom prst="rect">
          <a:avLst/>
        </a:prstGeom>
        <a:solidFill>
          <a:srgbClr val="44546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591" tIns="33020" rIns="33020" bIns="33020" numCol="1" spcCol="1270" anchor="ctr" anchorCtr="0">
          <a:noAutofit/>
        </a:bodyPr>
        <a:lstStyle/>
        <a:p>
          <a:pPr marL="0" lvl="0" indent="0" algn="l" defTabSz="577850">
            <a:lnSpc>
              <a:spcPct val="90000"/>
            </a:lnSpc>
            <a:spcBef>
              <a:spcPct val="0"/>
            </a:spcBef>
            <a:spcAft>
              <a:spcPct val="35000"/>
            </a:spcAft>
            <a:buNone/>
          </a:pPr>
          <a:r>
            <a:rPr lang="en-US" sz="1300" kern="1200" dirty="0"/>
            <a:t>4. </a:t>
          </a:r>
          <a:r>
            <a:rPr lang="en-US" sz="1300" b="1" kern="1200" dirty="0"/>
            <a:t>Re-platform</a:t>
          </a:r>
          <a:r>
            <a:rPr lang="en-US" sz="1300" kern="1200" dirty="0"/>
            <a:t>: </a:t>
          </a:r>
          <a:r>
            <a:rPr lang="en-US" sz="1300" b="1" i="1" kern="1200" dirty="0"/>
            <a:t>Lift – Tinker – Shift</a:t>
          </a:r>
          <a:r>
            <a:rPr lang="en-US" sz="1300" b="1" kern="1200" dirty="0"/>
            <a:t>. </a:t>
          </a:r>
          <a:r>
            <a:rPr lang="en-US" sz="1300" kern="1200" dirty="0"/>
            <a:t>Modern approach as it adopts a cloud native technology</a:t>
          </a:r>
          <a:endParaRPr lang="en-CA" sz="1300" kern="1200" dirty="0"/>
        </a:p>
      </dsp:txBody>
      <dsp:txXfrm>
        <a:off x="818827" y="2081910"/>
        <a:ext cx="5071290" cy="416492"/>
      </dsp:txXfrm>
    </dsp:sp>
    <dsp:sp modelId="{8DAACC7E-8379-40F6-BCBF-0598996821F2}">
      <dsp:nvSpPr>
        <dsp:cNvPr id="0" name=""/>
        <dsp:cNvSpPr/>
      </dsp:nvSpPr>
      <dsp:spPr>
        <a:xfrm>
          <a:off x="558519" y="2029849"/>
          <a:ext cx="520616" cy="520616"/>
        </a:xfrm>
        <a:prstGeom prst="ellipse">
          <a:avLst/>
        </a:prstGeom>
        <a:solidFill>
          <a:srgbClr val="FFFFFF"/>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1E19F80-72C4-44C2-82A7-DFF4B47AAD82}">
      <dsp:nvSpPr>
        <dsp:cNvPr id="0" name=""/>
        <dsp:cNvSpPr/>
      </dsp:nvSpPr>
      <dsp:spPr>
        <a:xfrm>
          <a:off x="662167" y="2706571"/>
          <a:ext cx="5227950" cy="416492"/>
        </a:xfrm>
        <a:prstGeom prst="rect">
          <a:avLst/>
        </a:prstGeom>
        <a:solidFill>
          <a:srgbClr val="44546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591" tIns="33020" rIns="33020" bIns="33020" numCol="1" spcCol="1270" anchor="ctr" anchorCtr="0">
          <a:noAutofit/>
        </a:bodyPr>
        <a:lstStyle/>
        <a:p>
          <a:pPr marL="0" lvl="0" indent="0" algn="l" defTabSz="577850">
            <a:lnSpc>
              <a:spcPct val="90000"/>
            </a:lnSpc>
            <a:spcBef>
              <a:spcPct val="0"/>
            </a:spcBef>
            <a:spcAft>
              <a:spcPct val="35000"/>
            </a:spcAft>
            <a:buNone/>
          </a:pPr>
          <a:r>
            <a:rPr lang="en-US" sz="1300" kern="1200" dirty="0"/>
            <a:t>5. </a:t>
          </a:r>
          <a:r>
            <a:rPr lang="en-US" sz="1300" b="1" kern="1200" dirty="0"/>
            <a:t>Repurchase</a:t>
          </a:r>
          <a:r>
            <a:rPr lang="en-US" sz="1300" kern="1200" dirty="0"/>
            <a:t>: Migrate to existing cloud solution</a:t>
          </a:r>
          <a:endParaRPr lang="en-CA" sz="1300" kern="1200" dirty="0"/>
        </a:p>
      </dsp:txBody>
      <dsp:txXfrm>
        <a:off x="662167" y="2706571"/>
        <a:ext cx="5227950" cy="416492"/>
      </dsp:txXfrm>
    </dsp:sp>
    <dsp:sp modelId="{F6F1ACA7-691D-49DF-BD26-C303785AD614}">
      <dsp:nvSpPr>
        <dsp:cNvPr id="0" name=""/>
        <dsp:cNvSpPr/>
      </dsp:nvSpPr>
      <dsp:spPr>
        <a:xfrm>
          <a:off x="401859" y="2654509"/>
          <a:ext cx="520616" cy="520616"/>
        </a:xfrm>
        <a:prstGeom prst="ellipse">
          <a:avLst/>
        </a:prstGeom>
        <a:solidFill>
          <a:srgbClr val="FFFFFF"/>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DBD343-BBBE-4E1C-B952-12BD77DE314E}">
      <dsp:nvSpPr>
        <dsp:cNvPr id="0" name=""/>
        <dsp:cNvSpPr/>
      </dsp:nvSpPr>
      <dsp:spPr>
        <a:xfrm>
          <a:off x="319573" y="3331231"/>
          <a:ext cx="5570544" cy="416492"/>
        </a:xfrm>
        <a:prstGeom prst="rect">
          <a:avLst/>
        </a:prstGeom>
        <a:solidFill>
          <a:srgbClr val="44546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0591" tIns="33020" rIns="33020" bIns="33020" numCol="1" spcCol="1270" anchor="ctr" anchorCtr="0">
          <a:noAutofit/>
        </a:bodyPr>
        <a:lstStyle/>
        <a:p>
          <a:pPr marL="0" lvl="0" indent="0" algn="l" defTabSz="577850">
            <a:lnSpc>
              <a:spcPct val="90000"/>
            </a:lnSpc>
            <a:spcBef>
              <a:spcPct val="0"/>
            </a:spcBef>
            <a:spcAft>
              <a:spcPct val="35000"/>
            </a:spcAft>
            <a:buNone/>
          </a:pPr>
          <a:r>
            <a:rPr lang="en-US" sz="1300" kern="1200" dirty="0"/>
            <a:t>6. </a:t>
          </a:r>
          <a:r>
            <a:rPr lang="en-US" sz="1300" b="1" kern="1200" dirty="0"/>
            <a:t>Refactor</a:t>
          </a:r>
          <a:r>
            <a:rPr lang="en-US" sz="1300" kern="1200" dirty="0"/>
            <a:t>: Reimagine as cloud native (aka rewrite)</a:t>
          </a:r>
          <a:endParaRPr lang="en-CA" sz="1300" kern="1200" dirty="0"/>
        </a:p>
      </dsp:txBody>
      <dsp:txXfrm>
        <a:off x="319573" y="3331231"/>
        <a:ext cx="5570544" cy="416492"/>
      </dsp:txXfrm>
    </dsp:sp>
    <dsp:sp modelId="{F5A74140-F7E2-450A-BA3D-140C69F821F8}">
      <dsp:nvSpPr>
        <dsp:cNvPr id="0" name=""/>
        <dsp:cNvSpPr/>
      </dsp:nvSpPr>
      <dsp:spPr>
        <a:xfrm>
          <a:off x="59265" y="3279169"/>
          <a:ext cx="520616" cy="520616"/>
        </a:xfrm>
        <a:prstGeom prst="ellipse">
          <a:avLst/>
        </a:prstGeom>
        <a:solidFill>
          <a:srgbClr val="FFFFFF"/>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AC0B5-6630-4B52-A52F-EE309099C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Application>LibreOffice/6.0.7.3$Linux_X86_64 LibreOffice_project/00m0$Build-3</Application>
  <Pages>6</Pages>
  <Words>1276</Words>
  <Characters>7142</Characters>
  <CharactersWithSpaces>8391</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2021-01-26T21:00:00Z</dcterms:created>
  <dc:creator>Kevin Kelner -Outlook.com</dc:creator>
  <dc:description/>
  <dc:language>en-US</dc:language>
  <cp:lastModifiedBy/>
  <dcterms:modified xsi:type="dcterms:W3CDTF">2021-01-27T19:09:41Z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